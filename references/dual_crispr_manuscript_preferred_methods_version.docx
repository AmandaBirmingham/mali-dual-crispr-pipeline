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DF6F78F" w14:textId="3BB133EE" w:rsidR="00EA0472" w:rsidRPr="00E07FB0" w:rsidRDefault="00EA0472" w:rsidP="00F01378">
      <w:pPr>
        <w:pStyle w:val="Normal2"/>
        <w:tabs>
          <w:tab w:val="center" w:pos="4680"/>
        </w:tabs>
        <w:spacing w:line="480" w:lineRule="auto"/>
        <w:jc w:val="center"/>
        <w:rPr>
          <w:b/>
        </w:rPr>
      </w:pPr>
      <w:r w:rsidRPr="00E07FB0">
        <w:rPr>
          <w:b/>
        </w:rPr>
        <w:t>De novo mapping of genetic interactions via combinatorial CRISPR-Cas9 screens</w:t>
      </w:r>
    </w:p>
    <w:p w14:paraId="34E38B3E" w14:textId="77777777" w:rsidR="00765689" w:rsidRPr="00E07FB0" w:rsidRDefault="00765689" w:rsidP="00F01378">
      <w:pPr>
        <w:pStyle w:val="Normal1"/>
        <w:spacing w:line="480" w:lineRule="auto"/>
        <w:jc w:val="both"/>
      </w:pPr>
    </w:p>
    <w:p w14:paraId="5A3F1220" w14:textId="440F85E3" w:rsidR="00F944B9" w:rsidRPr="00E07FB0" w:rsidRDefault="00EA0472" w:rsidP="00F01378">
      <w:pPr>
        <w:pStyle w:val="Normal1"/>
        <w:spacing w:line="480" w:lineRule="auto"/>
        <w:ind w:firstLine="720"/>
        <w:jc w:val="both"/>
        <w:rPr>
          <w:b/>
        </w:rPr>
      </w:pPr>
      <w:r w:rsidRPr="00E07FB0">
        <w:rPr>
          <w:b/>
        </w:rPr>
        <w:t>W</w:t>
      </w:r>
      <w:r w:rsidR="00C500E6" w:rsidRPr="00E07FB0">
        <w:rPr>
          <w:b/>
        </w:rPr>
        <w:t xml:space="preserve">e develop a CRISPR-Cas9 based </w:t>
      </w:r>
      <w:r w:rsidR="00736E4B" w:rsidRPr="00E07FB0">
        <w:rPr>
          <w:b/>
        </w:rPr>
        <w:t>approach</w:t>
      </w:r>
      <w:r w:rsidR="00FB54AC" w:rsidRPr="00E07FB0">
        <w:rPr>
          <w:b/>
        </w:rPr>
        <w:t xml:space="preserve"> </w:t>
      </w:r>
      <w:r w:rsidR="00BE0EEE" w:rsidRPr="00E07FB0">
        <w:rPr>
          <w:b/>
        </w:rPr>
        <w:t>to</w:t>
      </w:r>
      <w:r w:rsidR="00FB54AC" w:rsidRPr="00E07FB0">
        <w:rPr>
          <w:b/>
        </w:rPr>
        <w:t xml:space="preserve"> </w:t>
      </w:r>
      <w:r w:rsidR="00695137" w:rsidRPr="00E07FB0">
        <w:rPr>
          <w:b/>
        </w:rPr>
        <w:t xml:space="preserve">systematically </w:t>
      </w:r>
      <w:r w:rsidR="00BE0EEE" w:rsidRPr="00E07FB0">
        <w:rPr>
          <w:b/>
        </w:rPr>
        <w:t>map</w:t>
      </w:r>
      <w:r w:rsidR="00FB54AC" w:rsidRPr="00E07FB0">
        <w:rPr>
          <w:b/>
        </w:rPr>
        <w:t xml:space="preserve"> genetic interactions by targeting </w:t>
      </w:r>
      <w:r w:rsidRPr="00E07FB0">
        <w:rPr>
          <w:b/>
        </w:rPr>
        <w:t xml:space="preserve">single and </w:t>
      </w:r>
      <w:r w:rsidR="00FB54AC" w:rsidRPr="00E07FB0">
        <w:rPr>
          <w:b/>
        </w:rPr>
        <w:t>pairs of genes</w:t>
      </w:r>
      <w:r w:rsidR="00CF681A">
        <w:rPr>
          <w:b/>
        </w:rPr>
        <w:t xml:space="preserve"> in high </w:t>
      </w:r>
      <w:r w:rsidR="00736E4B" w:rsidRPr="00E07FB0">
        <w:rPr>
          <w:b/>
        </w:rPr>
        <w:t>throughput</w:t>
      </w:r>
      <w:r w:rsidR="0014465F" w:rsidRPr="00E07FB0">
        <w:rPr>
          <w:b/>
        </w:rPr>
        <w:t xml:space="preserve">, and </w:t>
      </w:r>
      <w:r w:rsidRPr="00E07FB0">
        <w:rPr>
          <w:b/>
        </w:rPr>
        <w:t>build</w:t>
      </w:r>
      <w:r w:rsidR="007A257A" w:rsidRPr="00E07FB0">
        <w:rPr>
          <w:b/>
        </w:rPr>
        <w:t xml:space="preserve"> a novel analysis method for scoring interactions in competitive grow</w:t>
      </w:r>
      <w:r w:rsidRPr="00E07FB0">
        <w:rPr>
          <w:b/>
        </w:rPr>
        <w:t>th</w:t>
      </w:r>
      <w:r w:rsidR="007A257A" w:rsidRPr="00E07FB0">
        <w:rPr>
          <w:b/>
        </w:rPr>
        <w:t xml:space="preserve"> experiments</w:t>
      </w:r>
      <w:r w:rsidR="0014465F" w:rsidRPr="00E07FB0">
        <w:rPr>
          <w:b/>
        </w:rPr>
        <w:t xml:space="preserve">. </w:t>
      </w:r>
      <w:r w:rsidRPr="00E07FB0">
        <w:rPr>
          <w:b/>
        </w:rPr>
        <w:t xml:space="preserve">Using this methodology we assay a panel of cancer-specific genes across multiple cell lines and unravel </w:t>
      </w:r>
      <w:r w:rsidRPr="00E07FB0">
        <w:rPr>
          <w:rFonts w:eastAsia="Times New Roman"/>
          <w:b/>
          <w:bCs/>
        </w:rPr>
        <w:t xml:space="preserve">networks of conserved and private interactions </w:t>
      </w:r>
      <w:r w:rsidRPr="00E07FB0">
        <w:rPr>
          <w:b/>
        </w:rPr>
        <w:t xml:space="preserve">of therapeutic relevance. </w:t>
      </w:r>
      <w:r w:rsidR="00D117C3" w:rsidRPr="00E07FB0">
        <w:rPr>
          <w:b/>
        </w:rPr>
        <w:t xml:space="preserve">This method is broadly applicable </w:t>
      </w:r>
      <w:r w:rsidR="009769A5" w:rsidRPr="00E07FB0">
        <w:rPr>
          <w:b/>
        </w:rPr>
        <w:t>for mapping</w:t>
      </w:r>
      <w:r w:rsidR="00D117C3" w:rsidRPr="00E07FB0">
        <w:rPr>
          <w:b/>
        </w:rPr>
        <w:t xml:space="preserve"> genetic interactions in eukaryotic systems.</w:t>
      </w:r>
    </w:p>
    <w:p w14:paraId="515ECC70" w14:textId="77777777" w:rsidR="00E47CDB" w:rsidRPr="00E07FB0" w:rsidRDefault="00E47CDB" w:rsidP="00F01378">
      <w:pPr>
        <w:pStyle w:val="Normal1"/>
        <w:spacing w:line="480" w:lineRule="auto"/>
        <w:ind w:firstLine="720"/>
        <w:jc w:val="both"/>
        <w:rPr>
          <w:b/>
        </w:rPr>
      </w:pPr>
    </w:p>
    <w:p w14:paraId="3CA61266" w14:textId="442CA934" w:rsidR="00FF5B81" w:rsidRPr="00E07FB0" w:rsidRDefault="00A038EC" w:rsidP="00F01378">
      <w:pPr>
        <w:pStyle w:val="Normal1"/>
        <w:spacing w:line="480" w:lineRule="auto"/>
        <w:ind w:firstLine="720"/>
        <w:jc w:val="both"/>
      </w:pPr>
      <w:r w:rsidRPr="00E07FB0">
        <w:rPr>
          <w:color w:val="auto"/>
        </w:rPr>
        <w:t>Occasionally</w:t>
      </w:r>
      <w:r w:rsidR="00CF681A">
        <w:rPr>
          <w:color w:val="auto"/>
        </w:rPr>
        <w:t>,</w:t>
      </w:r>
      <w:r w:rsidRPr="00E07FB0">
        <w:rPr>
          <w:color w:val="auto"/>
        </w:rPr>
        <w:t xml:space="preserve"> </w:t>
      </w:r>
      <w:r w:rsidR="00F33FE7" w:rsidRPr="00E07FB0">
        <w:rPr>
          <w:color w:val="auto"/>
        </w:rPr>
        <w:t xml:space="preserve">simultaneous </w:t>
      </w:r>
      <w:r w:rsidRPr="00E07FB0">
        <w:rPr>
          <w:color w:val="auto"/>
        </w:rPr>
        <w:t>mutations in two genes produce</w:t>
      </w:r>
      <w:r w:rsidR="00CD00FB" w:rsidRPr="00E07FB0">
        <w:rPr>
          <w:color w:val="auto"/>
        </w:rPr>
        <w:t>s</w:t>
      </w:r>
      <w:r w:rsidRPr="00E07FB0">
        <w:rPr>
          <w:color w:val="auto"/>
        </w:rPr>
        <w:t xml:space="preserve"> a phenotype that is surprising in light of each mutation’s </w:t>
      </w:r>
      <w:r w:rsidR="008960C4" w:rsidRPr="00E07FB0">
        <w:rPr>
          <w:color w:val="auto"/>
        </w:rPr>
        <w:t xml:space="preserve">individual </w:t>
      </w:r>
      <w:r w:rsidRPr="00E07FB0">
        <w:rPr>
          <w:color w:val="auto"/>
        </w:rPr>
        <w:t>effect. This phenomenon, which defines genetic interaction, can reveal functional relationships between genes</w:t>
      </w:r>
      <w:r w:rsidR="008960C4" w:rsidRPr="00E07FB0">
        <w:rPr>
          <w:color w:val="auto"/>
        </w:rPr>
        <w:t>, complexes</w:t>
      </w:r>
      <w:r w:rsidRPr="00E07FB0">
        <w:rPr>
          <w:color w:val="auto"/>
        </w:rPr>
        <w:t xml:space="preserve"> and pathways</w:t>
      </w:r>
      <w:r w:rsidR="008960C4" w:rsidRPr="00E07FB0">
        <w:rPr>
          <w:color w:val="auto"/>
        </w:rPr>
        <w:t>.</w:t>
      </w:r>
      <w:r w:rsidR="00CD00FB" w:rsidRPr="00E07FB0">
        <w:rPr>
          <w:color w:val="auto"/>
        </w:rPr>
        <w:t xml:space="preserve"> </w:t>
      </w:r>
      <w:r w:rsidR="002242BB">
        <w:rPr>
          <w:color w:val="auto"/>
        </w:rPr>
        <w:t>A</w:t>
      </w:r>
      <w:r w:rsidR="00CD00FB" w:rsidRPr="00E07FB0">
        <w:t xml:space="preserve">ssaying </w:t>
      </w:r>
      <w:r w:rsidR="008960C4" w:rsidRPr="00E07FB0">
        <w:t xml:space="preserve">genetic interactions </w:t>
      </w:r>
      <w:r w:rsidR="00CD00FB" w:rsidRPr="00E07FB0">
        <w:t>in a systematic and large</w:t>
      </w:r>
      <w:r w:rsidR="00CF681A">
        <w:t>-</w:t>
      </w:r>
      <w:r w:rsidR="00CD00FB" w:rsidRPr="00E07FB0">
        <w:t xml:space="preserve">scale fashion </w:t>
      </w:r>
      <w:r w:rsidR="002242BB">
        <w:t xml:space="preserve">thus </w:t>
      </w:r>
      <w:r w:rsidR="00431A35" w:rsidRPr="00E07FB0">
        <w:t>has</w:t>
      </w:r>
      <w:r w:rsidR="00CD00FB" w:rsidRPr="00E07FB0">
        <w:t xml:space="preserve"> broad </w:t>
      </w:r>
      <w:r w:rsidR="008960C4" w:rsidRPr="00E07FB0">
        <w:t xml:space="preserve">applicability for </w:t>
      </w:r>
      <w:del w:id="0" w:author="Amanda Birmingham" w:date="2016-08-31T10:03:00Z">
        <w:r w:rsidR="008960C4" w:rsidRPr="00E07FB0" w:rsidDel="00160F19">
          <w:delText xml:space="preserve">both </w:delText>
        </w:r>
      </w:del>
      <w:r w:rsidR="008960C4" w:rsidRPr="00E07FB0">
        <w:t>advancing fundamental understanding of biological systems as well as for</w:t>
      </w:r>
      <w:r w:rsidR="00CD00FB" w:rsidRPr="00E07FB0">
        <w:t xml:space="preserve"> therapeutic</w:t>
      </w:r>
      <w:r w:rsidR="00431A35" w:rsidRPr="00E07FB0">
        <w:t xml:space="preserve"> development</w:t>
      </w:r>
      <w:r w:rsidR="00CD00FB" w:rsidRPr="00E07FB0">
        <w:t xml:space="preserve">. For instance, </w:t>
      </w:r>
      <w:r w:rsidR="00632CF0" w:rsidRPr="00E07FB0">
        <w:t>in cancer</w:t>
      </w:r>
      <w:ins w:id="1" w:author="Amanda Birmingham" w:date="2016-08-31T10:03:00Z">
        <w:r w:rsidR="00160F19">
          <w:t>,</w:t>
        </w:r>
      </w:ins>
      <w:r w:rsidR="00632CF0" w:rsidRPr="00E07FB0">
        <w:t xml:space="preserve"> </w:t>
      </w:r>
      <w:r w:rsidR="00C67904" w:rsidRPr="00E07FB0">
        <w:t xml:space="preserve">a </w:t>
      </w:r>
      <w:r w:rsidR="00423CCE" w:rsidRPr="00E07FB0">
        <w:t xml:space="preserve">vast </w:t>
      </w:r>
      <w:r w:rsidR="00C67904" w:rsidRPr="00E07FB0">
        <w:t xml:space="preserve">range of </w:t>
      </w:r>
      <w:r w:rsidR="00423CCE" w:rsidRPr="00E07FB0">
        <w:t xml:space="preserve">somatic </w:t>
      </w:r>
      <w:r w:rsidR="00C67904" w:rsidRPr="00E07FB0">
        <w:t>mutations</w:t>
      </w:r>
      <w:r w:rsidR="00423CCE" w:rsidRPr="00E07FB0">
        <w:t>, copy number aberrations,</w:t>
      </w:r>
      <w:r w:rsidR="00C67904" w:rsidRPr="00E07FB0">
        <w:t xml:space="preserve"> and epigenetic alterations</w:t>
      </w:r>
      <w:r w:rsidR="00B4664D" w:rsidRPr="00E07FB0">
        <w:t xml:space="preserve"> </w:t>
      </w:r>
      <w:r w:rsidR="00632CF0" w:rsidRPr="00E07FB0">
        <w:t>underlie cellular transformation</w:t>
      </w:r>
      <w:r w:rsidR="00DB575D">
        <w:t xml:space="preserve">. </w:t>
      </w:r>
      <w:r w:rsidR="002242BB">
        <w:t>D</w:t>
      </w:r>
      <w:r w:rsidR="00FB54AC" w:rsidRPr="00E07FB0">
        <w:t xml:space="preserve">evelopment of precision therapeutics </w:t>
      </w:r>
      <w:r w:rsidR="00770435" w:rsidRPr="00E07FB0">
        <w:t xml:space="preserve">here </w:t>
      </w:r>
      <w:r w:rsidR="00CD00FB" w:rsidRPr="00E07FB0">
        <w:t xml:space="preserve">will </w:t>
      </w:r>
      <w:r w:rsidR="002242BB">
        <w:t xml:space="preserve">consequently </w:t>
      </w:r>
      <w:r w:rsidR="00CD00FB" w:rsidRPr="00E07FB0">
        <w:t>entail s</w:t>
      </w:r>
      <w:r w:rsidR="003D7075" w:rsidRPr="00E07FB0">
        <w:t xml:space="preserve">ifting </w:t>
      </w:r>
      <w:r w:rsidR="005404D2" w:rsidRPr="00E07FB0">
        <w:t xml:space="preserve">through the vast number of observed mutations </w:t>
      </w:r>
      <w:r w:rsidR="003D7075" w:rsidRPr="00E07FB0">
        <w:t xml:space="preserve">to </w:t>
      </w:r>
      <w:r w:rsidR="005404D2" w:rsidRPr="00E07FB0">
        <w:t>identify</w:t>
      </w:r>
      <w:r w:rsidR="00FB54AC" w:rsidRPr="00E07FB0">
        <w:t xml:space="preserve"> targetable genetic vulnerabilities</w:t>
      </w:r>
      <w:r w:rsidR="003D7075" w:rsidRPr="00E07FB0">
        <w:t xml:space="preserve"> within each patient</w:t>
      </w:r>
      <w:r w:rsidR="00DF3E64" w:rsidRPr="00E07FB0">
        <w:fldChar w:fldCharType="begin">
          <w:fldData xml:space="preserve">PEVuZE5vdGU+PENpdGU+PEF1dGhvcj5Lcm9nYW48L0F1dGhvcj48WWVhcj4yMDE1PC9ZZWFyPjxS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</w:fldData>
        </w:fldChar>
      </w:r>
      <w:r w:rsidR="00DF3E64" w:rsidRPr="00E07FB0">
        <w:instrText xml:space="preserve"> ADDIN EN.CITE </w:instrText>
      </w:r>
      <w:r w:rsidR="00DF3E64" w:rsidRPr="00E07FB0">
        <w:fldChar w:fldCharType="begin">
          <w:fldData xml:space="preserve">PEVuZE5vdGU+PENpdGU+PEF1dGhvcj5Lcm9nYW48L0F1dGhvcj48WWVhcj4yMDE1PC9ZZWFyPjxS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</w:fldData>
        </w:fldChar>
      </w:r>
      <w:r w:rsidR="00DF3E64" w:rsidRPr="00E07FB0">
        <w:instrText xml:space="preserve"> ADDIN EN.CITE.DATA </w:instrText>
      </w:r>
      <w:r w:rsidR="00DF3E64" w:rsidRPr="00E07FB0">
        <w:fldChar w:fldCharType="end"/>
      </w:r>
      <w:r w:rsidR="00DF3E64" w:rsidRPr="00E07FB0">
        <w:fldChar w:fldCharType="separate"/>
      </w:r>
      <w:r w:rsidR="00DF3E64" w:rsidRPr="00E07FB0">
        <w:rPr>
          <w:noProof/>
          <w:vertAlign w:val="superscript"/>
        </w:rPr>
        <w:t>1</w:t>
      </w:r>
      <w:r w:rsidR="00DF3E64" w:rsidRPr="00E07FB0">
        <w:fldChar w:fldCharType="end"/>
      </w:r>
      <w:r w:rsidR="00FB54AC" w:rsidRPr="00E07FB0">
        <w:t>.</w:t>
      </w:r>
      <w:r w:rsidR="003D7075" w:rsidRPr="00E07FB0">
        <w:t xml:space="preserve"> </w:t>
      </w:r>
      <w:r w:rsidR="00D45EFE" w:rsidRPr="00E07FB0">
        <w:t>Furthermore</w:t>
      </w:r>
      <w:ins w:id="2" w:author="Amanda Birmingham" w:date="2016-08-31T10:04:00Z">
        <w:r w:rsidR="00BB46ED">
          <w:t>,</w:t>
        </w:r>
      </w:ins>
      <w:r w:rsidR="00D45EFE" w:rsidRPr="00E07FB0">
        <w:t xml:space="preserve"> it is clear from the observed non-random combination of driver events in tumors that genetic interactions have an important role in tumor development and progression</w:t>
      </w:r>
      <w:r w:rsidR="00D45EFE" w:rsidRPr="00E07FB0">
        <w:fldChar w:fldCharType="begin"/>
      </w:r>
      <w:r w:rsidR="003903B8" w:rsidRPr="00E07FB0">
        <w:instrText xml:space="preserve"> ADDIN EN.CITE &lt;EndNote&gt;&lt;Cite&gt;&lt;Author&gt;Hofree&lt;/Author&gt;&lt;Year&gt;2016&lt;/Year&gt;&lt;RecNum&gt;862&lt;/RecNum&gt;&lt;DisplayText&gt;&lt;style face="superscript"&gt;2&lt;/style&gt;&lt;/DisplayText&gt;&lt;record&gt;&lt;rec-number&gt;862&lt;/rec-number&gt;&lt;foreign-keys&gt;&lt;key app="EN" db-id="pfffzfzdiwswexeawa055920x50evpr2dsss" timestamp="1471447725"&gt;862&lt;/key&gt;&lt;/foreign-keys&gt;&lt;ref-type name="Journal Article"&gt;17&lt;/ref-type&gt;&lt;contributors&gt;&lt;authors&gt;&lt;author&gt;Hofree, Matan&lt;/author&gt;&lt;author&gt;Carter, Hannah&lt;/author&gt;&lt;author&gt;Kreisberg, Jason F.&lt;/author&gt;&lt;author&gt;Bandyopadhyay, Sourav&lt;/author&gt;&lt;author&gt;Mischel, Paul S.&lt;/author&gt;&lt;author&gt;Friend, Stephen&lt;/author&gt;&lt;author&gt;Ideker, Trey&lt;/author&gt;&lt;/authors&gt;&lt;/contributors&gt;&lt;titles&gt;&lt;title&gt;Challenges in identifying cancer genes by analysis of exome sequencing data&lt;/title&gt;&lt;secondary-title&gt;Nat Commun&lt;/secondary-title&gt;&lt;/titles&gt;&lt;periodical&gt;&lt;full-title&gt;Nat Commun&lt;/full-title&gt;&lt;/periodical&gt;&lt;volume&gt;7&lt;/volume&gt;&lt;dates&gt;&lt;year&gt;2016&lt;/year&gt;&lt;pub-dates&gt;&lt;date&gt;07/15/online&lt;/date&gt;&lt;/pub-dates&gt;&lt;/dates&gt;&lt;publisher&gt;Nature Publishing Group, a division of Macmillan Publishers Limited. All Rights Reserved.&lt;/publisher&gt;&lt;work-type&gt;Article&lt;/work-type&gt;&lt;urls&gt;&lt;related-urls&gt;&lt;url&gt;http://dx.doi.org/10.1038/ncomms12096&lt;/url&gt;&lt;/related-urls&gt;&lt;/urls&gt;&lt;electronic-resource-num&gt;10.1038/ncomms12096&lt;/electronic-resource-num&gt;&lt;/record&gt;&lt;/Cite&gt;&lt;/EndNote&gt;</w:instrText>
      </w:r>
      <w:r w:rsidR="00D45EFE" w:rsidRPr="00E07FB0">
        <w:fldChar w:fldCharType="separate"/>
      </w:r>
      <w:r w:rsidR="003903B8" w:rsidRPr="00E07FB0">
        <w:rPr>
          <w:noProof/>
          <w:vertAlign w:val="superscript"/>
        </w:rPr>
        <w:t>2</w:t>
      </w:r>
      <w:r w:rsidR="00D45EFE" w:rsidRPr="00E07FB0">
        <w:fldChar w:fldCharType="end"/>
      </w:r>
      <w:r w:rsidR="00D45EFE" w:rsidRPr="00E07FB0">
        <w:t xml:space="preserve">. </w:t>
      </w:r>
      <w:r w:rsidR="00DB575D">
        <w:t>W</w:t>
      </w:r>
      <w:r w:rsidR="00D45EFE" w:rsidRPr="00E07FB0">
        <w:t>hile</w:t>
      </w:r>
      <w:r w:rsidR="009B6EBE" w:rsidRPr="00E07FB0">
        <w:t xml:space="preserve"> </w:t>
      </w:r>
      <w:r w:rsidR="00FB3D32" w:rsidRPr="00E07FB0">
        <w:t>many</w:t>
      </w:r>
      <w:r w:rsidR="00FB54AC" w:rsidRPr="00E07FB0">
        <w:t xml:space="preserve"> </w:t>
      </w:r>
      <w:r w:rsidR="00AE13E2" w:rsidRPr="00E07FB0">
        <w:t xml:space="preserve">systematic </w:t>
      </w:r>
      <w:r w:rsidR="00FB54AC" w:rsidRPr="00E07FB0">
        <w:t xml:space="preserve">approaches have been </w:t>
      </w:r>
      <w:r w:rsidR="00543E22" w:rsidRPr="00E07FB0">
        <w:t>employed</w:t>
      </w:r>
      <w:r w:rsidR="00AE13E2" w:rsidRPr="00E07FB0">
        <w:t xml:space="preserve"> to study the effects of gene mutations</w:t>
      </w:r>
      <w:r w:rsidR="00FB54AC" w:rsidRPr="00E07FB0">
        <w:t xml:space="preserve">, </w:t>
      </w:r>
      <w:r w:rsidR="00BF49D2" w:rsidRPr="00E07FB0">
        <w:t>such as</w:t>
      </w:r>
      <w:r w:rsidR="00FB54AC" w:rsidRPr="00E07FB0">
        <w:t xml:space="preserve"> large-scale screens using RNAi</w:t>
      </w:r>
      <w:r w:rsidR="003F43EB" w:rsidRPr="00E07FB0">
        <w:t>, ORFeomes,</w:t>
      </w:r>
      <w:r w:rsidR="00FB54AC" w:rsidRPr="00E07FB0">
        <w:t xml:space="preserve"> and CRISPR</w:t>
      </w:r>
      <w:r w:rsidR="00FB3D32" w:rsidRPr="00E07FB0">
        <w:t>-</w:t>
      </w:r>
      <w:r w:rsidR="00FB54AC" w:rsidRPr="00E07FB0">
        <w:t>Cas9</w:t>
      </w:r>
      <w:r w:rsidR="00BC408A" w:rsidRPr="00E07FB0">
        <w:t xml:space="preserve"> </w:t>
      </w:r>
      <w:r w:rsidR="0057107C" w:rsidRPr="00E07FB0">
        <w:t>to study essential genes</w:t>
      </w:r>
      <w:r w:rsidR="00DF3E64" w:rsidRPr="00E07FB0">
        <w:fldChar w:fldCharType="begin">
          <w:fldData xml:space="preserve">PEVuZE5vdGU+PENpdGU+PEF1dGhvcj5MdW88L0F1dGhvcj48WWVhcj4yMDA4PC9ZZWFyPjxSZWNO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</w:fldData>
        </w:fldChar>
      </w:r>
      <w:r w:rsidR="003903B8" w:rsidRPr="00E07FB0">
        <w:instrText xml:space="preserve"> ADDIN EN.CITE </w:instrText>
      </w:r>
      <w:r w:rsidR="003903B8" w:rsidRPr="00E07FB0">
        <w:fldChar w:fldCharType="begin">
          <w:fldData xml:space="preserve">PEVuZE5vdGU+PENpdGU+PEF1dGhvcj5MdW88L0F1dGhvcj48WWVhcj4yMDA4PC9ZZWFyPjxSZWNO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</w:fldData>
        </w:fldChar>
      </w:r>
      <w:r w:rsidR="003903B8" w:rsidRPr="00E07FB0">
        <w:instrText xml:space="preserve"> ADDIN EN.CITE.DATA </w:instrText>
      </w:r>
      <w:r w:rsidR="003903B8" w:rsidRPr="00E07FB0">
        <w:fldChar w:fldCharType="end"/>
      </w:r>
      <w:r w:rsidR="00DF3E64" w:rsidRPr="00E07FB0">
        <w:fldChar w:fldCharType="separate"/>
      </w:r>
      <w:r w:rsidR="003903B8" w:rsidRPr="00E07FB0">
        <w:rPr>
          <w:noProof/>
          <w:vertAlign w:val="superscript"/>
        </w:rPr>
        <w:t>3-5</w:t>
      </w:r>
      <w:r w:rsidR="00DF3E64" w:rsidRPr="00E07FB0">
        <w:fldChar w:fldCharType="end"/>
      </w:r>
      <w:r w:rsidR="00D45EFE" w:rsidRPr="00E07FB0">
        <w:t>,</w:t>
      </w:r>
      <w:r w:rsidR="00FB54AC" w:rsidRPr="00E07FB0">
        <w:t xml:space="preserve"> </w:t>
      </w:r>
      <w:r w:rsidR="00D45EFE" w:rsidRPr="00E07FB0">
        <w:t>these s</w:t>
      </w:r>
      <w:r w:rsidR="00BC408A" w:rsidRPr="00E07FB0">
        <w:t>ingle-gene</w:t>
      </w:r>
      <w:r w:rsidR="00FB54AC" w:rsidRPr="00E07FB0">
        <w:t xml:space="preserve"> </w:t>
      </w:r>
      <w:r w:rsidR="00FF5B81" w:rsidRPr="00E07FB0">
        <w:t>screens</w:t>
      </w:r>
      <w:r w:rsidR="00FB54AC" w:rsidRPr="00E07FB0">
        <w:t xml:space="preserve"> </w:t>
      </w:r>
      <w:r w:rsidR="00FB3D32" w:rsidRPr="00E07FB0">
        <w:t>cannot</w:t>
      </w:r>
      <w:r w:rsidR="00FB54AC" w:rsidRPr="00E07FB0">
        <w:t xml:space="preserve"> </w:t>
      </w:r>
      <w:r w:rsidR="00BC408A" w:rsidRPr="00E07FB0">
        <w:t xml:space="preserve">directly identify </w:t>
      </w:r>
      <w:r w:rsidR="00FB54AC" w:rsidRPr="00E07FB0">
        <w:t xml:space="preserve">dependencies and interactions between genes. </w:t>
      </w:r>
      <w:r w:rsidR="00BC408A" w:rsidRPr="00E07FB0">
        <w:t xml:space="preserve">To identify dependencies, </w:t>
      </w:r>
      <w:r w:rsidR="005B6AA1" w:rsidRPr="00E07FB0">
        <w:t xml:space="preserve">some </w:t>
      </w:r>
      <w:r w:rsidR="00FB54AC" w:rsidRPr="00E07FB0">
        <w:t>studies have</w:t>
      </w:r>
      <w:r w:rsidR="005B6AA1" w:rsidRPr="00E07FB0">
        <w:t xml:space="preserve"> </w:t>
      </w:r>
      <w:r w:rsidR="00D45EFE" w:rsidRPr="00E07FB0">
        <w:t xml:space="preserve">thus </w:t>
      </w:r>
      <w:r w:rsidR="00BC408A" w:rsidRPr="00E07FB0">
        <w:t>taken alternative approaches</w:t>
      </w:r>
      <w:r w:rsidR="00FB54AC" w:rsidRPr="00E07FB0">
        <w:t>: loss</w:t>
      </w:r>
      <w:r w:rsidR="00720EF2" w:rsidRPr="00E07FB0">
        <w:t>-</w:t>
      </w:r>
      <w:r w:rsidR="00FB54AC" w:rsidRPr="00E07FB0">
        <w:t>of</w:t>
      </w:r>
      <w:r w:rsidR="00720EF2" w:rsidRPr="00E07FB0">
        <w:t>-</w:t>
      </w:r>
      <w:r w:rsidR="00FB54AC" w:rsidRPr="00E07FB0">
        <w:t xml:space="preserve">function screens coupled with </w:t>
      </w:r>
      <w:r w:rsidR="006F31C0" w:rsidRPr="00E07FB0">
        <w:t>known mutations</w:t>
      </w:r>
      <w:r w:rsidR="00102253" w:rsidRPr="00E07FB0">
        <w:fldChar w:fldCharType="begin">
          <w:fldData xml:space="preserve">PEVuZE5vdGU+PENpdGU+PEF1dGhvcj5WaXplYWNvdW1hcjwvQXV0aG9yPjxZZWFyPjIwMTM8L1ll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=
</w:fldData>
        </w:fldChar>
      </w:r>
      <w:r w:rsidR="00102253" w:rsidRPr="00E07FB0">
        <w:instrText xml:space="preserve"> ADDIN EN.CITE </w:instrText>
      </w:r>
      <w:r w:rsidR="00102253" w:rsidRPr="00E07FB0">
        <w:fldChar w:fldCharType="begin">
          <w:fldData xml:space="preserve">PEVuZE5vdGU+PENpdGU+PEF1dGhvcj5WaXplYWNvdW1hcjwvQXV0aG9yPjxZZWFyPjIwMTM8L1ll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=
</w:fldData>
        </w:fldChar>
      </w:r>
      <w:r w:rsidR="00102253" w:rsidRPr="00E07FB0">
        <w:instrText xml:space="preserve"> ADDIN EN.CITE.DATA </w:instrText>
      </w:r>
      <w:r w:rsidR="00102253" w:rsidRPr="00E07FB0">
        <w:fldChar w:fldCharType="end"/>
      </w:r>
      <w:r w:rsidR="00102253" w:rsidRPr="00E07FB0">
        <w:fldChar w:fldCharType="separate"/>
      </w:r>
      <w:r w:rsidR="00102253" w:rsidRPr="00E07FB0">
        <w:rPr>
          <w:noProof/>
          <w:vertAlign w:val="superscript"/>
        </w:rPr>
        <w:t>6</w:t>
      </w:r>
      <w:r w:rsidR="00102253" w:rsidRPr="00E07FB0">
        <w:fldChar w:fldCharType="end"/>
      </w:r>
      <w:r w:rsidR="006F31C0" w:rsidRPr="00E07FB0">
        <w:t xml:space="preserve">, </w:t>
      </w:r>
      <w:r w:rsidR="00FB54AC" w:rsidRPr="00E07FB0">
        <w:t>gene expression</w:t>
      </w:r>
      <w:r w:rsidR="00BC408A" w:rsidRPr="00E07FB0">
        <w:t xml:space="preserve"> profiling</w:t>
      </w:r>
      <w:r w:rsidR="00FB54AC" w:rsidRPr="00E07FB0">
        <w:t xml:space="preserve">, shRNA–mediated </w:t>
      </w:r>
      <w:r w:rsidR="00FB54AC" w:rsidRPr="00E07FB0">
        <w:lastRenderedPageBreak/>
        <w:t>drug sensitization screens</w:t>
      </w:r>
      <w:r w:rsidR="00DF3E64" w:rsidRPr="00E07FB0">
        <w:fldChar w:fldCharType="begin">
          <w:fldData xml:space="preserve">PEVuZE5vdGU+PENpdGU+PEF1dGhvcj5XaGl0ZWh1cnN0PC9BdXRob3I+PFllYXI+MjAwNzwvWWVh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</w:fldData>
        </w:fldChar>
      </w:r>
      <w:r w:rsidR="00102253" w:rsidRPr="00E07FB0">
        <w:instrText xml:space="preserve"> ADDIN EN.CITE </w:instrText>
      </w:r>
      <w:r w:rsidR="00102253" w:rsidRPr="00E07FB0">
        <w:fldChar w:fldCharType="begin">
          <w:fldData xml:space="preserve">PEVuZE5vdGU+PENpdGU+PEF1dGhvcj5XaGl0ZWh1cnN0PC9BdXRob3I+PFllYXI+MjAwNzwvWWVh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</w:fldData>
        </w:fldChar>
      </w:r>
      <w:r w:rsidR="00102253" w:rsidRPr="00E07FB0">
        <w:instrText xml:space="preserve"> ADDIN EN.CITE.DATA </w:instrText>
      </w:r>
      <w:r w:rsidR="00102253" w:rsidRPr="00E07FB0">
        <w:fldChar w:fldCharType="end"/>
      </w:r>
      <w:r w:rsidR="00DF3E64" w:rsidRPr="00E07FB0">
        <w:fldChar w:fldCharType="separate"/>
      </w:r>
      <w:r w:rsidR="00102253" w:rsidRPr="00E07FB0">
        <w:rPr>
          <w:noProof/>
          <w:vertAlign w:val="superscript"/>
        </w:rPr>
        <w:t>7</w:t>
      </w:r>
      <w:r w:rsidR="00DF3E64" w:rsidRPr="00E07FB0">
        <w:fldChar w:fldCharType="end"/>
      </w:r>
      <w:r w:rsidR="00FB54AC" w:rsidRPr="00E07FB0">
        <w:t xml:space="preserve">, </w:t>
      </w:r>
      <w:r w:rsidR="006D5C7D" w:rsidRPr="00E07FB0">
        <w:t xml:space="preserve">and </w:t>
      </w:r>
      <w:r w:rsidR="00794CBC" w:rsidRPr="00E07FB0">
        <w:t xml:space="preserve">double </w:t>
      </w:r>
      <w:r w:rsidR="00FB54AC" w:rsidRPr="00E07FB0">
        <w:t>RNAi</w:t>
      </w:r>
      <w:r w:rsidR="00DF3E64" w:rsidRPr="00E07FB0">
        <w:fldChar w:fldCharType="begin">
          <w:fldData xml:space="preserve">PEVuZE5vdGU+PENpdGU+PEF1dGhvcj5CYXNzaWs8L0F1dGhvcj48WWVhcj4yMDEzPC9ZZWFyPjxS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</w:fldData>
        </w:fldChar>
      </w:r>
      <w:r w:rsidR="003F1B03" w:rsidRPr="00E07FB0">
        <w:instrText xml:space="preserve"> ADDIN EN.CITE </w:instrText>
      </w:r>
      <w:r w:rsidR="003F1B03" w:rsidRPr="00E07FB0">
        <w:fldChar w:fldCharType="begin">
          <w:fldData xml:space="preserve">PEVuZE5vdGU+PENpdGU+PEF1dGhvcj5CYXNzaWs8L0F1dGhvcj48WWVhcj4yMDEzPC9ZZWFyPjxS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</w:fldData>
        </w:fldChar>
      </w:r>
      <w:r w:rsidR="003F1B03" w:rsidRPr="00E07FB0">
        <w:instrText xml:space="preserve"> ADDIN EN.CITE.DATA </w:instrText>
      </w:r>
      <w:r w:rsidR="003F1B03" w:rsidRPr="00E07FB0">
        <w:fldChar w:fldCharType="end"/>
      </w:r>
      <w:r w:rsidR="00DF3E64" w:rsidRPr="00E07FB0">
        <w:fldChar w:fldCharType="separate"/>
      </w:r>
      <w:r w:rsidR="00102253" w:rsidRPr="00E07FB0">
        <w:rPr>
          <w:noProof/>
          <w:vertAlign w:val="superscript"/>
        </w:rPr>
        <w:t>8-10</w:t>
      </w:r>
      <w:r w:rsidR="00DF3E64" w:rsidRPr="00E07FB0">
        <w:fldChar w:fldCharType="end"/>
      </w:r>
      <w:r w:rsidR="00FB54AC" w:rsidRPr="00E07FB0">
        <w:t xml:space="preserve">. </w:t>
      </w:r>
      <w:r w:rsidR="00BC408A" w:rsidRPr="00E07FB0">
        <w:t xml:space="preserve">However, </w:t>
      </w:r>
      <w:r w:rsidR="00FB3D32" w:rsidRPr="00E07FB0">
        <w:t xml:space="preserve">each </w:t>
      </w:r>
      <w:r w:rsidR="00BC408A" w:rsidRPr="00E07FB0">
        <w:t>method pose</w:t>
      </w:r>
      <w:r w:rsidR="00FB3D32" w:rsidRPr="00E07FB0">
        <w:t>s</w:t>
      </w:r>
      <w:r w:rsidR="00BC408A" w:rsidRPr="00E07FB0">
        <w:t xml:space="preserve"> </w:t>
      </w:r>
      <w:r w:rsidR="00FB54AC" w:rsidRPr="00E07FB0">
        <w:t xml:space="preserve">technical challenges </w:t>
      </w:r>
      <w:r w:rsidR="00BC408A" w:rsidRPr="00E07FB0">
        <w:t>that</w:t>
      </w:r>
      <w:r w:rsidR="00FB54AC" w:rsidRPr="00E07FB0">
        <w:t xml:space="preserve"> limit </w:t>
      </w:r>
      <w:r w:rsidR="00102253" w:rsidRPr="00E07FB0">
        <w:t>their</w:t>
      </w:r>
      <w:r w:rsidR="00FB54AC" w:rsidRPr="00E07FB0">
        <w:t xml:space="preserve"> ability to systematically screen for functional genetic interactions. </w:t>
      </w:r>
    </w:p>
    <w:p w14:paraId="519DB721" w14:textId="4F67C13A" w:rsidR="00D21325" w:rsidRPr="00E07FB0" w:rsidRDefault="00625750" w:rsidP="00F01378">
      <w:pPr>
        <w:pStyle w:val="Normal1"/>
        <w:spacing w:line="480" w:lineRule="auto"/>
        <w:ind w:firstLine="720"/>
        <w:jc w:val="both"/>
      </w:pPr>
      <w:r w:rsidRPr="00E07FB0">
        <w:t xml:space="preserve">To enable </w:t>
      </w:r>
      <w:r w:rsidR="00E74F93" w:rsidRPr="008739DB">
        <w:rPr>
          <w:i/>
          <w:rPrChange w:id="3" w:author="Amanda Birmingham" w:date="2016-08-31T10:05:00Z">
            <w:rPr/>
          </w:rPrChange>
        </w:rPr>
        <w:t xml:space="preserve">de novo </w:t>
      </w:r>
      <w:r w:rsidRPr="00E07FB0">
        <w:t xml:space="preserve">mapping of </w:t>
      </w:r>
      <w:del w:id="4" w:author="Amanda Birmingham" w:date="2016-08-31T10:05:00Z">
        <w:r w:rsidR="00AE13E2" w:rsidRPr="00E07FB0" w:rsidDel="008739DB">
          <w:delText xml:space="preserve">the </w:delText>
        </w:r>
      </w:del>
      <w:r w:rsidR="00AE13E2" w:rsidRPr="00E07FB0">
        <w:t>genetic interactions and networks</w:t>
      </w:r>
      <w:r w:rsidR="00DB575D">
        <w:t>, we</w:t>
      </w:r>
      <w:r w:rsidR="00AE13E2" w:rsidRPr="00E07FB0">
        <w:t xml:space="preserve"> report</w:t>
      </w:r>
      <w:r w:rsidRPr="00E07FB0">
        <w:t xml:space="preserve"> </w:t>
      </w:r>
      <w:r w:rsidR="00823791" w:rsidRPr="00E07FB0">
        <w:t xml:space="preserve">a CRISPR-Cas9 screening </w:t>
      </w:r>
      <w:r w:rsidR="00D57696" w:rsidRPr="00E07FB0">
        <w:t>methodology</w:t>
      </w:r>
      <w:r w:rsidR="00823791" w:rsidRPr="00E07FB0">
        <w:t xml:space="preserve"> </w:t>
      </w:r>
      <w:r w:rsidRPr="00E07FB0">
        <w:t xml:space="preserve">for </w:t>
      </w:r>
      <w:r w:rsidR="00E74F93" w:rsidRPr="00E07FB0">
        <w:t xml:space="preserve">systematic </w:t>
      </w:r>
      <w:r w:rsidR="00823791" w:rsidRPr="00E07FB0">
        <w:t>targeting</w:t>
      </w:r>
      <w:r w:rsidR="00E74F93" w:rsidRPr="00E07FB0">
        <w:t xml:space="preserve"> of</w:t>
      </w:r>
      <w:r w:rsidR="00823791" w:rsidRPr="00E07FB0">
        <w:t xml:space="preserve"> </w:t>
      </w:r>
      <w:r w:rsidR="00D45EFE" w:rsidRPr="00E07FB0">
        <w:t xml:space="preserve">single and </w:t>
      </w:r>
      <w:r w:rsidR="009B6EBE" w:rsidRPr="00E07FB0">
        <w:t>pairs of genes in high-throughput</w:t>
      </w:r>
      <w:r w:rsidR="00823791" w:rsidRPr="00E07FB0">
        <w:t xml:space="preserve">. </w:t>
      </w:r>
      <w:r w:rsidR="00D57696" w:rsidRPr="00E07FB0">
        <w:t xml:space="preserve">In </w:t>
      </w:r>
      <w:r w:rsidR="006604BD" w:rsidRPr="00E07FB0">
        <w:t xml:space="preserve">the </w:t>
      </w:r>
      <w:r w:rsidR="006E6B04" w:rsidRPr="00E07FB0">
        <w:t>CRISPR-Cas9 system</w:t>
      </w:r>
      <w:r w:rsidR="00BA3CDB" w:rsidRPr="00E07FB0">
        <w:t>,</w:t>
      </w:r>
      <w:r w:rsidR="00FF5B81" w:rsidRPr="00E07FB0">
        <w:rPr>
          <w:color w:val="auto"/>
        </w:rPr>
        <w:t xml:space="preserve"> a guide-RNA (gRNA)</w:t>
      </w:r>
      <w:r w:rsidR="00FB3D32" w:rsidRPr="00E07FB0">
        <w:rPr>
          <w:color w:val="auto"/>
        </w:rPr>
        <w:t>,</w:t>
      </w:r>
      <w:r w:rsidR="00FF5B81" w:rsidRPr="00E07FB0">
        <w:rPr>
          <w:color w:val="auto"/>
        </w:rPr>
        <w:t xml:space="preserve"> in complex with </w:t>
      </w:r>
      <w:r w:rsidR="006604BD" w:rsidRPr="00E07FB0">
        <w:rPr>
          <w:color w:val="auto"/>
        </w:rPr>
        <w:t xml:space="preserve">the </w:t>
      </w:r>
      <w:r w:rsidR="00FF5B81" w:rsidRPr="00E07FB0">
        <w:rPr>
          <w:color w:val="auto"/>
        </w:rPr>
        <w:t>Cas9</w:t>
      </w:r>
      <w:r w:rsidR="008E36EA" w:rsidRPr="00E07FB0">
        <w:rPr>
          <w:color w:val="auto"/>
        </w:rPr>
        <w:t xml:space="preserve"> </w:t>
      </w:r>
      <w:r w:rsidR="00BC408A" w:rsidRPr="00E07FB0">
        <w:rPr>
          <w:color w:val="auto"/>
        </w:rPr>
        <w:t>protein</w:t>
      </w:r>
      <w:r w:rsidR="00FB3D32" w:rsidRPr="00E07FB0">
        <w:rPr>
          <w:color w:val="auto"/>
        </w:rPr>
        <w:t>,</w:t>
      </w:r>
      <w:r w:rsidR="00BC408A" w:rsidRPr="00E07FB0">
        <w:rPr>
          <w:color w:val="auto"/>
        </w:rPr>
        <w:t xml:space="preserve"> </w:t>
      </w:r>
      <w:r w:rsidR="008E36EA" w:rsidRPr="00E07FB0">
        <w:rPr>
          <w:color w:val="auto"/>
        </w:rPr>
        <w:t>targets genomic sequences homologous to the gRNA</w:t>
      </w:r>
      <w:r w:rsidR="00DF3E64" w:rsidRPr="00E07FB0">
        <w:fldChar w:fldCharType="begin">
          <w:fldData xml:space="preserve">PEVuZE5vdGU+PENpdGU+PEF1dGhvcj5NYWxpPC9BdXRob3I+PFllYXI+MjAxMzwvWWVhcj48UmVj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</w:fldData>
        </w:fldChar>
      </w:r>
      <w:r w:rsidR="00102253" w:rsidRPr="00E07FB0">
        <w:rPr>
          <w:color w:val="auto"/>
        </w:rPr>
        <w:instrText xml:space="preserve"> ADDIN EN.CITE </w:instrText>
      </w:r>
      <w:r w:rsidR="00102253" w:rsidRPr="00E07FB0">
        <w:rPr>
          <w:color w:val="auto"/>
        </w:rPr>
        <w:fldChar w:fldCharType="begin">
          <w:fldData xml:space="preserve">PEVuZE5vdGU+PENpdGU+PEF1dGhvcj5NYWxpPC9BdXRob3I+PFllYXI+MjAxMzwvWWVhcj48UmVj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</w:fldData>
        </w:fldChar>
      </w:r>
      <w:r w:rsidR="00102253" w:rsidRPr="00E07FB0">
        <w:rPr>
          <w:color w:val="auto"/>
        </w:rPr>
        <w:instrText xml:space="preserve"> ADDIN EN.CITE.DATA </w:instrText>
      </w:r>
      <w:r w:rsidR="00102253" w:rsidRPr="00E07FB0">
        <w:rPr>
          <w:color w:val="auto"/>
        </w:rPr>
      </w:r>
      <w:r w:rsidR="00102253" w:rsidRPr="00E07FB0">
        <w:rPr>
          <w:color w:val="auto"/>
        </w:rPr>
        <w:fldChar w:fldCharType="end"/>
      </w:r>
      <w:r w:rsidR="00DF3E64" w:rsidRPr="00E07FB0">
        <w:rPr>
          <w:color w:val="auto"/>
        </w:rPr>
      </w:r>
      <w:r w:rsidR="00DF3E64" w:rsidRPr="00E07FB0">
        <w:rPr>
          <w:color w:val="auto"/>
        </w:rPr>
        <w:fldChar w:fldCharType="separate"/>
      </w:r>
      <w:r w:rsidR="00102253" w:rsidRPr="00E07FB0">
        <w:rPr>
          <w:noProof/>
          <w:color w:val="auto"/>
          <w:vertAlign w:val="superscript"/>
        </w:rPr>
        <w:t>11-13</w:t>
      </w:r>
      <w:r w:rsidR="00DF3E64" w:rsidRPr="00E07FB0">
        <w:fldChar w:fldCharType="end"/>
      </w:r>
      <w:r w:rsidR="008E36EA" w:rsidRPr="00E07FB0">
        <w:rPr>
          <w:color w:val="auto"/>
        </w:rPr>
        <w:t xml:space="preserve">. </w:t>
      </w:r>
      <w:r w:rsidR="009B6EBE" w:rsidRPr="00E07FB0">
        <w:rPr>
          <w:color w:val="auto"/>
        </w:rPr>
        <w:t xml:space="preserve">Targeting new genomic </w:t>
      </w:r>
      <w:r w:rsidR="005B6AA1" w:rsidRPr="00E07FB0">
        <w:rPr>
          <w:color w:val="auto"/>
        </w:rPr>
        <w:t>elements</w:t>
      </w:r>
      <w:r w:rsidR="009B6EBE" w:rsidRPr="00E07FB0">
        <w:rPr>
          <w:color w:val="auto"/>
        </w:rPr>
        <w:t xml:space="preserve"> </w:t>
      </w:r>
      <w:r w:rsidR="00570F2E" w:rsidRPr="00E07FB0">
        <w:rPr>
          <w:color w:val="auto"/>
        </w:rPr>
        <w:t xml:space="preserve">thus </w:t>
      </w:r>
      <w:r w:rsidR="00102253" w:rsidRPr="00E07FB0">
        <w:rPr>
          <w:color w:val="auto"/>
        </w:rPr>
        <w:t>only requires</w:t>
      </w:r>
      <w:r w:rsidR="009B6EBE" w:rsidRPr="00E07FB0">
        <w:rPr>
          <w:color w:val="auto"/>
        </w:rPr>
        <w:t xml:space="preserve"> modifying the gRNA sequence, </w:t>
      </w:r>
      <w:r w:rsidR="00E74F93" w:rsidRPr="00E07FB0">
        <w:rPr>
          <w:color w:val="auto"/>
        </w:rPr>
        <w:t>and by coupling appropriate effector domains</w:t>
      </w:r>
      <w:r w:rsidR="00570F2E" w:rsidRPr="00E07FB0">
        <w:rPr>
          <w:color w:val="auto"/>
        </w:rPr>
        <w:t xml:space="preserve"> one can</w:t>
      </w:r>
      <w:r w:rsidR="00E74F93" w:rsidRPr="00E07FB0">
        <w:rPr>
          <w:color w:val="auto"/>
        </w:rPr>
        <w:t xml:space="preserve"> enable a range of </w:t>
      </w:r>
      <w:r w:rsidR="009B6EBE" w:rsidRPr="00E07FB0">
        <w:rPr>
          <w:color w:val="auto"/>
        </w:rPr>
        <w:t>targeted genome editing and regulation capabilities</w:t>
      </w:r>
      <w:r w:rsidR="00DF3E64" w:rsidRPr="00E07FB0">
        <w:fldChar w:fldCharType="begin"/>
      </w:r>
      <w:r w:rsidR="00102253" w:rsidRPr="00E07FB0">
        <w:rPr>
          <w:color w:val="auto"/>
        </w:rPr>
        <w:instrText xml:space="preserve"> ADDIN EN.CITE &lt;EndNote&gt;&lt;Cite&gt;&lt;Author&gt;Mali&lt;/Author&gt;&lt;Year&gt;2013&lt;/Year&gt;&lt;RecNum&gt;21&lt;/RecNum&gt;&lt;DisplayText&gt;&lt;style face="superscript"&gt;14&lt;/style&gt;&lt;/DisplayText&gt;&lt;record&gt;&lt;rec-number&gt;21&lt;/rec-number&gt;&lt;foreign-keys&gt;&lt;key app="EN" db-id="0xrzddvw5vzedjeeeavxvptjdx50xx9d5ffp" timestamp="0"&gt;21&lt;/key&gt;&lt;/foreign-keys&gt;&lt;ref-type name="Journal Article"&gt;17&lt;/ref-type&gt;&lt;contributors&gt;&lt;authors&gt;&lt;author&gt;Mali, P.&lt;/author&gt;&lt;author&gt;Esvelt, K. M.&lt;/author&gt;&lt;author&gt;Church, G. M.&lt;/author&gt;&lt;/authors&gt;&lt;/contributors&gt;&lt;auth-address&gt;Department of Genetics, Harvard Medical School, Boston, Massachusetts, USA.&lt;/auth-address&gt;&lt;titles&gt;&lt;title&gt;Cas9 as a versatile tool for engineering biology&lt;/title&gt;&lt;secondary-title&gt;Nat Methods&lt;/secondary-title&gt;&lt;/titles&gt;&lt;periodical&gt;&lt;full-title&gt;Nat Methods&lt;/full-title&gt;&lt;/periodical&gt;&lt;pages&gt;957-63&lt;/pages&gt;&lt;volume&gt;10&lt;/volume&gt;&lt;number&gt;10&lt;/number&gt;&lt;keywords&gt;&lt;keyword&gt;Bioengineering/*methods&lt;/keyword&gt;&lt;keyword&gt;Clustered Regularly Interspaced Short Palindromic Repeats&lt;/keyword&gt;&lt;keyword&gt;DNA Cleavage&lt;/keyword&gt;&lt;keyword&gt;Genetic Engineering/*methods&lt;/keyword&gt;&lt;keyword&gt;*Genome&lt;/keyword&gt;&lt;keyword&gt;Genome, Bacterial&lt;/keyword&gt;&lt;keyword&gt;*RNA Editing&lt;/keyword&gt;&lt;keyword&gt;RNA, Guide/*genetics&lt;/keyword&gt;&lt;keyword&gt;Repetitive Sequences, Nucleic Acid&lt;/keyword&gt;&lt;keyword&gt;Ribonucleases/genetics&lt;/keyword&gt;&lt;keyword&gt;Streptococcus pyogenes/genetics&lt;/keyword&gt;&lt;/keywords&gt;&lt;dates&gt;&lt;year&gt;2013&lt;/year&gt;&lt;pub-dates&gt;&lt;date&gt;Oct&lt;/date&gt;&lt;/pub-dates&gt;&lt;/dates&gt;&lt;isbn&gt;1548-7105 (Electronic)&amp;#xD;1548-7091 (Linking)&lt;/isbn&gt;&lt;accession-num&gt;24076990&lt;/accession-num&gt;&lt;urls&gt;&lt;related-urls&gt;&lt;url&gt;http://www.ncbi.nlm.nih.gov/pubmed/24076990&lt;/url&gt;&lt;/related-urls&gt;&lt;/urls&gt;&lt;custom2&gt;PMC4051438&lt;/custom2&gt;&lt;electronic-resource-num&gt;10.1038/nmeth.2649&lt;/electronic-resource-num&gt;&lt;/record&gt;&lt;/Cite&gt;&lt;/EndNote&gt;</w:instrText>
      </w:r>
      <w:r w:rsidR="00DF3E64" w:rsidRPr="00E07FB0">
        <w:rPr>
          <w:color w:val="auto"/>
        </w:rPr>
        <w:fldChar w:fldCharType="separate"/>
      </w:r>
      <w:r w:rsidR="00102253" w:rsidRPr="00E07FB0">
        <w:rPr>
          <w:noProof/>
          <w:color w:val="auto"/>
          <w:vertAlign w:val="superscript"/>
        </w:rPr>
        <w:t>14</w:t>
      </w:r>
      <w:r w:rsidR="00DF3E64" w:rsidRPr="00E07FB0">
        <w:fldChar w:fldCharType="end"/>
      </w:r>
      <w:r w:rsidR="009B6EBE" w:rsidRPr="00E07FB0">
        <w:rPr>
          <w:color w:val="auto"/>
        </w:rPr>
        <w:t xml:space="preserve">. </w:t>
      </w:r>
      <w:r w:rsidR="00BA3CDB" w:rsidRPr="00E07FB0">
        <w:rPr>
          <w:color w:val="auto"/>
        </w:rPr>
        <w:t xml:space="preserve">CRISPR </w:t>
      </w:r>
      <w:r w:rsidR="009B6EBE" w:rsidRPr="00E07FB0">
        <w:rPr>
          <w:color w:val="auto"/>
        </w:rPr>
        <w:t>also enables facile multiplex targeting via delivery of multiple gRNAs per cell</w:t>
      </w:r>
      <w:r w:rsidR="00102253" w:rsidRPr="00E07FB0">
        <w:fldChar w:fldCharType="begin">
          <w:fldData xml:space="preserve">PEVuZE5vdGU+PENpdGU+PEF1dGhvcj5LYWJhZGk8L0F1dGhvcj48WWVhcj4yMDE0PC9ZZWFyPjxS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</w:fldData>
        </w:fldChar>
      </w:r>
      <w:r w:rsidR="00102253" w:rsidRPr="00E07FB0">
        <w:rPr>
          <w:color w:val="auto"/>
        </w:rPr>
        <w:instrText xml:space="preserve"> ADDIN EN.CITE </w:instrText>
      </w:r>
      <w:r w:rsidR="00102253" w:rsidRPr="00E07FB0">
        <w:rPr>
          <w:color w:val="auto"/>
        </w:rPr>
        <w:fldChar w:fldCharType="begin">
          <w:fldData xml:space="preserve">PEVuZE5vdGU+PENpdGU+PEF1dGhvcj5LYWJhZGk8L0F1dGhvcj48WWVhcj4yMDE0PC9ZZWFyPjxS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</w:fldData>
        </w:fldChar>
      </w:r>
      <w:r w:rsidR="00102253" w:rsidRPr="00E07FB0">
        <w:rPr>
          <w:color w:val="auto"/>
        </w:rPr>
        <w:instrText xml:space="preserve"> ADDIN EN.CITE.DATA </w:instrText>
      </w:r>
      <w:r w:rsidR="00102253" w:rsidRPr="00E07FB0">
        <w:rPr>
          <w:color w:val="auto"/>
        </w:rPr>
      </w:r>
      <w:r w:rsidR="00102253" w:rsidRPr="00E07FB0">
        <w:rPr>
          <w:color w:val="auto"/>
        </w:rPr>
        <w:fldChar w:fldCharType="end"/>
      </w:r>
      <w:r w:rsidR="00102253" w:rsidRPr="00E07FB0">
        <w:rPr>
          <w:color w:val="auto"/>
        </w:rPr>
      </w:r>
      <w:r w:rsidR="00102253" w:rsidRPr="00E07FB0">
        <w:rPr>
          <w:color w:val="auto"/>
        </w:rPr>
        <w:fldChar w:fldCharType="separate"/>
      </w:r>
      <w:r w:rsidR="00102253" w:rsidRPr="00E07FB0">
        <w:rPr>
          <w:noProof/>
          <w:color w:val="auto"/>
          <w:vertAlign w:val="superscript"/>
        </w:rPr>
        <w:t>15</w:t>
      </w:r>
      <w:r w:rsidR="00102253" w:rsidRPr="00E07FB0">
        <w:fldChar w:fldCharType="end"/>
      </w:r>
      <w:r w:rsidR="009B6EBE" w:rsidRPr="00E07FB0">
        <w:rPr>
          <w:color w:val="auto"/>
        </w:rPr>
        <w:t xml:space="preserve">. </w:t>
      </w:r>
      <w:r w:rsidR="00AE13E2" w:rsidRPr="00E07FB0">
        <w:rPr>
          <w:color w:val="auto"/>
        </w:rPr>
        <w:t>Here</w:t>
      </w:r>
      <w:del w:id="5" w:author="Amanda Birmingham" w:date="2016-08-31T10:06:00Z">
        <w:r w:rsidR="00AE13E2" w:rsidRPr="00E07FB0" w:rsidDel="00175C54">
          <w:rPr>
            <w:color w:val="auto"/>
          </w:rPr>
          <w:delText>,</w:delText>
        </w:r>
      </w:del>
      <w:r w:rsidR="00AE13E2" w:rsidRPr="00E07FB0">
        <w:rPr>
          <w:color w:val="auto"/>
        </w:rPr>
        <w:t xml:space="preserve"> w</w:t>
      </w:r>
      <w:r w:rsidR="009B6EBE" w:rsidRPr="00E07FB0">
        <w:rPr>
          <w:color w:val="auto"/>
        </w:rPr>
        <w:t xml:space="preserve">e </w:t>
      </w:r>
      <w:r w:rsidR="00AE13E2" w:rsidRPr="00E07FB0">
        <w:rPr>
          <w:color w:val="auto"/>
        </w:rPr>
        <w:t>combine multiplex</w:t>
      </w:r>
      <w:del w:id="6" w:author="Amanda Birmingham" w:date="2016-08-31T10:07:00Z">
        <w:r w:rsidR="00AE13E2" w:rsidRPr="00E07FB0" w:rsidDel="00175C54">
          <w:rPr>
            <w:color w:val="auto"/>
          </w:rPr>
          <w:delText>ing</w:delText>
        </w:r>
      </w:del>
      <w:r w:rsidR="00AE13E2" w:rsidRPr="00E07FB0">
        <w:rPr>
          <w:color w:val="auto"/>
        </w:rPr>
        <w:t xml:space="preserve"> targeting with </w:t>
      </w:r>
      <w:r w:rsidR="009B6EBE" w:rsidRPr="00E07FB0">
        <w:rPr>
          <w:color w:val="auto"/>
        </w:rPr>
        <w:t>array-based oligonucleotide synthesis</w:t>
      </w:r>
      <w:r w:rsidR="00AE13E2" w:rsidRPr="00E07FB0">
        <w:fldChar w:fldCharType="begin">
          <w:fldData xml:space="preserve">PEVuZE5vdGU+PENpdGU+PEF1dGhvcj5HaWxiZXJ0PC9BdXRob3I+PFllYXI+MjAxNDwvWWVhcj48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</w:fldData>
        </w:fldChar>
      </w:r>
      <w:r w:rsidR="00102253" w:rsidRPr="00E07FB0">
        <w:rPr>
          <w:color w:val="auto"/>
        </w:rPr>
        <w:instrText xml:space="preserve"> ADDIN EN.CITE </w:instrText>
      </w:r>
      <w:r w:rsidR="00102253" w:rsidRPr="00E07FB0">
        <w:rPr>
          <w:color w:val="auto"/>
        </w:rPr>
        <w:fldChar w:fldCharType="begin">
          <w:fldData xml:space="preserve">PEVuZE5vdGU+PENpdGU+PEF1dGhvcj5HaWxiZXJ0PC9BdXRob3I+PFllYXI+MjAxNDwvWWVhcj48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</w:fldData>
        </w:fldChar>
      </w:r>
      <w:r w:rsidR="00102253" w:rsidRPr="00E07FB0">
        <w:rPr>
          <w:color w:val="auto"/>
        </w:rPr>
        <w:instrText xml:space="preserve"> ADDIN EN.CITE.DATA </w:instrText>
      </w:r>
      <w:r w:rsidR="00102253" w:rsidRPr="00E07FB0">
        <w:rPr>
          <w:color w:val="auto"/>
        </w:rPr>
      </w:r>
      <w:r w:rsidR="00102253" w:rsidRPr="00E07FB0">
        <w:rPr>
          <w:color w:val="auto"/>
        </w:rPr>
        <w:fldChar w:fldCharType="end"/>
      </w:r>
      <w:r w:rsidR="00AE13E2" w:rsidRPr="00E07FB0">
        <w:rPr>
          <w:color w:val="auto"/>
        </w:rPr>
      </w:r>
      <w:r w:rsidR="00AE13E2" w:rsidRPr="00E07FB0">
        <w:rPr>
          <w:color w:val="auto"/>
        </w:rPr>
        <w:fldChar w:fldCharType="separate"/>
      </w:r>
      <w:r w:rsidR="00102253" w:rsidRPr="00E07FB0">
        <w:rPr>
          <w:noProof/>
          <w:color w:val="auto"/>
          <w:vertAlign w:val="superscript"/>
        </w:rPr>
        <w:t>11,16-19</w:t>
      </w:r>
      <w:r w:rsidR="00AE13E2" w:rsidRPr="00E07FB0">
        <w:fldChar w:fldCharType="end"/>
      </w:r>
      <w:r w:rsidR="00AE13E2" w:rsidRPr="00E07FB0">
        <w:rPr>
          <w:color w:val="auto"/>
        </w:rPr>
        <w:t xml:space="preserve"> to create dual-gRNA libraries covering </w:t>
      </w:r>
      <w:r w:rsidR="009B6EBE" w:rsidRPr="00E07FB0">
        <w:rPr>
          <w:color w:val="auto"/>
        </w:rPr>
        <w:t>up to 10</w:t>
      </w:r>
      <w:r w:rsidR="009B6EBE" w:rsidRPr="00E07FB0">
        <w:rPr>
          <w:color w:val="auto"/>
          <w:vertAlign w:val="superscript"/>
        </w:rPr>
        <w:t>5</w:t>
      </w:r>
      <w:r w:rsidR="009B6EBE" w:rsidRPr="00E07FB0">
        <w:rPr>
          <w:color w:val="auto"/>
        </w:rPr>
        <w:t xml:space="preserve"> defined </w:t>
      </w:r>
      <w:r w:rsidR="00AE13E2" w:rsidRPr="00E07FB0">
        <w:rPr>
          <w:color w:val="auto"/>
        </w:rPr>
        <w:t>gene pairs</w:t>
      </w:r>
      <w:r w:rsidR="008E36EA" w:rsidRPr="00E07FB0">
        <w:rPr>
          <w:color w:val="auto"/>
        </w:rPr>
        <w:t xml:space="preserve"> </w:t>
      </w:r>
      <w:r w:rsidR="00E25B59" w:rsidRPr="00D95FFB">
        <w:rPr>
          <w:color w:val="auto"/>
        </w:rPr>
        <w:t>(</w:t>
      </w:r>
      <w:r w:rsidR="00E25B59" w:rsidRPr="00D95FFB">
        <w:rPr>
          <w:b/>
          <w:bCs/>
          <w:color w:val="auto"/>
        </w:rPr>
        <w:t>Figure 1A</w:t>
      </w:r>
      <w:r w:rsidR="00E25B59" w:rsidRPr="00D95FFB">
        <w:rPr>
          <w:color w:val="auto"/>
        </w:rPr>
        <w:t>)</w:t>
      </w:r>
      <w:r w:rsidR="008E36EA" w:rsidRPr="00D95FFB">
        <w:rPr>
          <w:color w:val="auto"/>
        </w:rPr>
        <w:t>.</w:t>
      </w:r>
      <w:r w:rsidR="000D0A06" w:rsidRPr="00E07FB0">
        <w:rPr>
          <w:color w:val="auto"/>
        </w:rPr>
        <w:t xml:space="preserve"> In these libraries</w:t>
      </w:r>
      <w:r w:rsidR="00F00FBC" w:rsidRPr="00E07FB0">
        <w:rPr>
          <w:color w:val="auto"/>
        </w:rPr>
        <w:t>,</w:t>
      </w:r>
      <w:r w:rsidR="000D0A06" w:rsidRPr="00E07FB0">
        <w:rPr>
          <w:color w:val="auto"/>
        </w:rPr>
        <w:t xml:space="preserve"> each</w:t>
      </w:r>
      <w:r w:rsidR="006E6B04" w:rsidRPr="00E07FB0">
        <w:rPr>
          <w:color w:val="auto"/>
        </w:rPr>
        <w:t xml:space="preserve"> construct bears two </w:t>
      </w:r>
      <w:r w:rsidR="006604BD" w:rsidRPr="00E07FB0">
        <w:rPr>
          <w:color w:val="auto"/>
        </w:rPr>
        <w:t>g</w:t>
      </w:r>
      <w:r w:rsidR="006E6B04" w:rsidRPr="00E07FB0">
        <w:rPr>
          <w:color w:val="auto"/>
        </w:rPr>
        <w:t>RNAs</w:t>
      </w:r>
      <w:r w:rsidR="00AE13E2" w:rsidRPr="00E07FB0">
        <w:rPr>
          <w:color w:val="auto"/>
        </w:rPr>
        <w:t>,</w:t>
      </w:r>
      <w:r w:rsidR="006E6B04" w:rsidRPr="00E07FB0">
        <w:rPr>
          <w:color w:val="auto"/>
        </w:rPr>
        <w:t xml:space="preserve"> </w:t>
      </w:r>
      <w:r w:rsidR="00AE13E2" w:rsidRPr="00E07FB0">
        <w:rPr>
          <w:color w:val="auto"/>
        </w:rPr>
        <w:t xml:space="preserve">with </w:t>
      </w:r>
      <w:r w:rsidR="006E6B04" w:rsidRPr="00E07FB0">
        <w:rPr>
          <w:color w:val="auto"/>
        </w:rPr>
        <w:t>each gRNA designed to target either a gene or a scrambled</w:t>
      </w:r>
      <w:r w:rsidR="001D78EF" w:rsidRPr="00E07FB0">
        <w:rPr>
          <w:color w:val="auto"/>
        </w:rPr>
        <w:t xml:space="preserve"> non-</w:t>
      </w:r>
      <w:r w:rsidR="00102253" w:rsidRPr="00E07FB0">
        <w:rPr>
          <w:color w:val="auto"/>
        </w:rPr>
        <w:t>targeting</w:t>
      </w:r>
      <w:r w:rsidR="006E6B04" w:rsidRPr="00E07FB0">
        <w:rPr>
          <w:color w:val="auto"/>
        </w:rPr>
        <w:t xml:space="preserve"> </w:t>
      </w:r>
      <w:r w:rsidR="007B29D1" w:rsidRPr="00E07FB0">
        <w:rPr>
          <w:color w:val="auto"/>
        </w:rPr>
        <w:t>sequence</w:t>
      </w:r>
      <w:r w:rsidR="006E6B04" w:rsidRPr="00E07FB0">
        <w:rPr>
          <w:color w:val="auto"/>
        </w:rPr>
        <w:t xml:space="preserve"> absent in the genome</w:t>
      </w:r>
      <w:r w:rsidR="00AE13E2" w:rsidRPr="00E07FB0">
        <w:rPr>
          <w:color w:val="auto"/>
        </w:rPr>
        <w:t xml:space="preserve">. </w:t>
      </w:r>
      <w:r w:rsidR="00F00FBC" w:rsidRPr="00E07FB0">
        <w:rPr>
          <w:color w:val="auto"/>
        </w:rPr>
        <w:t>Thus</w:t>
      </w:r>
      <w:r w:rsidR="00AE13E2" w:rsidRPr="00E07FB0">
        <w:rPr>
          <w:color w:val="auto"/>
        </w:rPr>
        <w:t>,</w:t>
      </w:r>
      <w:r w:rsidR="006E6B04" w:rsidRPr="00E07FB0">
        <w:rPr>
          <w:color w:val="auto"/>
        </w:rPr>
        <w:t xml:space="preserve"> all combinations of gene-gene (double gene </w:t>
      </w:r>
      <w:r w:rsidR="00570F2E" w:rsidRPr="00E07FB0">
        <w:rPr>
          <w:color w:val="auto"/>
        </w:rPr>
        <w:t>perturbations</w:t>
      </w:r>
      <w:r w:rsidR="00B2396C" w:rsidRPr="00E07FB0">
        <w:rPr>
          <w:color w:val="auto"/>
        </w:rPr>
        <w:t xml:space="preserve">) and </w:t>
      </w:r>
      <w:r w:rsidR="006E6B04" w:rsidRPr="00E07FB0">
        <w:rPr>
          <w:color w:val="auto"/>
        </w:rPr>
        <w:t>gene-</w:t>
      </w:r>
      <w:r w:rsidR="00102253" w:rsidRPr="00E07FB0">
        <w:rPr>
          <w:color w:val="auto"/>
        </w:rPr>
        <w:t>scramble</w:t>
      </w:r>
      <w:r w:rsidR="001D78EF" w:rsidRPr="00E07FB0">
        <w:rPr>
          <w:color w:val="auto"/>
        </w:rPr>
        <w:t xml:space="preserve"> </w:t>
      </w:r>
      <w:r w:rsidR="006E6B04" w:rsidRPr="00E07FB0">
        <w:rPr>
          <w:color w:val="auto"/>
        </w:rPr>
        <w:t xml:space="preserve">(single gene </w:t>
      </w:r>
      <w:r w:rsidR="00570F2E" w:rsidRPr="00E07FB0">
        <w:rPr>
          <w:color w:val="auto"/>
        </w:rPr>
        <w:t>perturbations</w:t>
      </w:r>
      <w:r w:rsidR="006E6B04" w:rsidRPr="00E07FB0">
        <w:rPr>
          <w:color w:val="auto"/>
        </w:rPr>
        <w:t>)</w:t>
      </w:r>
      <w:r w:rsidR="009B6EBE" w:rsidRPr="00E07FB0">
        <w:rPr>
          <w:color w:val="auto"/>
        </w:rPr>
        <w:t xml:space="preserve"> can be exhaustively assayed</w:t>
      </w:r>
      <w:r w:rsidR="00AE13E2" w:rsidRPr="00E07FB0">
        <w:rPr>
          <w:color w:val="auto"/>
        </w:rPr>
        <w:t xml:space="preserve"> for effects on cell growth</w:t>
      </w:r>
      <w:r w:rsidR="000D0A06" w:rsidRPr="00E07FB0">
        <w:rPr>
          <w:color w:val="auto"/>
        </w:rPr>
        <w:t xml:space="preserve">. </w:t>
      </w:r>
    </w:p>
    <w:p w14:paraId="59949EF1" w14:textId="74806822" w:rsidR="00486F33" w:rsidRPr="00E07FB0" w:rsidRDefault="008E36EA" w:rsidP="00F01378">
      <w:pPr>
        <w:pStyle w:val="Normal1"/>
        <w:spacing w:line="480" w:lineRule="auto"/>
        <w:ind w:firstLine="720"/>
        <w:jc w:val="both"/>
      </w:pPr>
      <w:r w:rsidRPr="00E07FB0">
        <w:rPr>
          <w:color w:val="auto"/>
        </w:rPr>
        <w:t>Preparation of the dual-gRNA library involves a two-step cloning process whereby each synthesized oligonucleotide is assembled progressively with promoters and 3′ gRNA scaffolds</w:t>
      </w:r>
      <w:r w:rsidR="007B29D1" w:rsidRPr="00E07FB0">
        <w:rPr>
          <w:color w:val="auto"/>
        </w:rPr>
        <w:t xml:space="preserve"> (</w:t>
      </w:r>
      <w:r w:rsidR="00D95FFB" w:rsidRPr="00D95FFB">
        <w:rPr>
          <w:b/>
          <w:bCs/>
          <w:color w:val="auto"/>
        </w:rPr>
        <w:t xml:space="preserve">Figure </w:t>
      </w:r>
      <w:del w:id="7" w:author="Amanda Birmingham" w:date="2016-08-31T12:46:00Z">
        <w:r w:rsidR="00D95FFB" w:rsidRPr="00D95FFB" w:rsidDel="00AC0497">
          <w:rPr>
            <w:b/>
            <w:bCs/>
            <w:color w:val="auto"/>
          </w:rPr>
          <w:delText>1A</w:delText>
        </w:r>
      </w:del>
      <w:ins w:id="8" w:author="Amanda Birmingham" w:date="2016-08-31T12:46:00Z">
        <w:r w:rsidR="00AC0497" w:rsidRPr="00D95FFB">
          <w:rPr>
            <w:b/>
            <w:bCs/>
            <w:color w:val="auto"/>
          </w:rPr>
          <w:t>1</w:t>
        </w:r>
        <w:r w:rsidR="00AC0497">
          <w:rPr>
            <w:b/>
            <w:bCs/>
            <w:color w:val="auto"/>
          </w:rPr>
          <w:t>B</w:t>
        </w:r>
      </w:ins>
      <w:r w:rsidR="007B29D1" w:rsidRPr="00E07FB0">
        <w:rPr>
          <w:color w:val="auto"/>
        </w:rPr>
        <w:t>)</w:t>
      </w:r>
      <w:r w:rsidRPr="00E07FB0">
        <w:rPr>
          <w:color w:val="auto"/>
        </w:rPr>
        <w:t>. This multi-step protocol is critical since array</w:t>
      </w:r>
      <w:r w:rsidR="00AE13E2" w:rsidRPr="00E07FB0">
        <w:rPr>
          <w:color w:val="auto"/>
        </w:rPr>
        <w:t>-</w:t>
      </w:r>
      <w:r w:rsidRPr="00E07FB0">
        <w:rPr>
          <w:color w:val="auto"/>
        </w:rPr>
        <w:t>based oligonucleotides from commercial vendors have a maximum length of ~</w:t>
      </w:r>
      <w:r w:rsidR="009B6EBE" w:rsidRPr="00E07FB0">
        <w:rPr>
          <w:color w:val="auto"/>
        </w:rPr>
        <w:t>3</w:t>
      </w:r>
      <w:r w:rsidRPr="00E07FB0">
        <w:rPr>
          <w:color w:val="auto"/>
        </w:rPr>
        <w:t>00</w:t>
      </w:r>
      <w:r w:rsidR="00AE13E2" w:rsidRPr="00E07FB0">
        <w:rPr>
          <w:color w:val="auto"/>
        </w:rPr>
        <w:t xml:space="preserve"> </w:t>
      </w:r>
      <w:r w:rsidRPr="00E07FB0">
        <w:rPr>
          <w:color w:val="auto"/>
        </w:rPr>
        <w:t>bp, while a dual-gRNA cassette is ~1000</w:t>
      </w:r>
      <w:r w:rsidR="00AE13E2" w:rsidRPr="00E07FB0">
        <w:rPr>
          <w:color w:val="auto"/>
        </w:rPr>
        <w:t xml:space="preserve"> </w:t>
      </w:r>
      <w:r w:rsidRPr="00E07FB0">
        <w:rPr>
          <w:color w:val="auto"/>
        </w:rPr>
        <w:t>bp in size</w:t>
      </w:r>
      <w:r w:rsidR="00155D8D" w:rsidRPr="00E07FB0">
        <w:rPr>
          <w:color w:val="auto"/>
        </w:rPr>
        <w:t>; t</w:t>
      </w:r>
      <w:r w:rsidR="003B4A1E" w:rsidRPr="00E07FB0">
        <w:rPr>
          <w:color w:val="auto"/>
        </w:rPr>
        <w:t>hus</w:t>
      </w:r>
      <w:r w:rsidR="00AE13E2" w:rsidRPr="00E07FB0">
        <w:rPr>
          <w:color w:val="auto"/>
        </w:rPr>
        <w:t>,</w:t>
      </w:r>
      <w:r w:rsidR="003B4A1E" w:rsidRPr="00E07FB0">
        <w:rPr>
          <w:color w:val="auto"/>
        </w:rPr>
        <w:t xml:space="preserve"> </w:t>
      </w:r>
      <w:r w:rsidRPr="00E07FB0">
        <w:rPr>
          <w:color w:val="auto"/>
        </w:rPr>
        <w:t xml:space="preserve">additional steps of cloning </w:t>
      </w:r>
      <w:r w:rsidR="003B4A1E" w:rsidRPr="00E07FB0">
        <w:rPr>
          <w:color w:val="auto"/>
        </w:rPr>
        <w:t xml:space="preserve">are needed </w:t>
      </w:r>
      <w:r w:rsidRPr="00E07FB0">
        <w:rPr>
          <w:color w:val="auto"/>
        </w:rPr>
        <w:t>to rec</w:t>
      </w:r>
      <w:r w:rsidR="005B6AA1" w:rsidRPr="00E07FB0">
        <w:rPr>
          <w:color w:val="auto"/>
        </w:rPr>
        <w:t>onstitute the full sequence. We</w:t>
      </w:r>
      <w:r w:rsidR="00216CB1" w:rsidRPr="00E07FB0">
        <w:rPr>
          <w:color w:val="auto"/>
        </w:rPr>
        <w:t xml:space="preserve"> </w:t>
      </w:r>
      <w:r w:rsidRPr="00E07FB0">
        <w:rPr>
          <w:color w:val="auto"/>
        </w:rPr>
        <w:t xml:space="preserve">optimized the library efficacy by eliminating </w:t>
      </w:r>
      <w:r w:rsidR="00161FD2" w:rsidRPr="00E07FB0">
        <w:rPr>
          <w:color w:val="auto"/>
        </w:rPr>
        <w:t>large</w:t>
      </w:r>
      <w:r w:rsidRPr="00E07FB0">
        <w:rPr>
          <w:color w:val="auto"/>
        </w:rPr>
        <w:t xml:space="preserve"> repeat sequences in the dual-gRNA vectors</w:t>
      </w:r>
      <w:r w:rsidR="003B4A1E" w:rsidRPr="00E07FB0">
        <w:rPr>
          <w:color w:val="auto"/>
        </w:rPr>
        <w:t>,</w:t>
      </w:r>
      <w:r w:rsidRPr="00E07FB0">
        <w:rPr>
          <w:color w:val="auto"/>
        </w:rPr>
        <w:t xml:space="preserve"> as </w:t>
      </w:r>
      <w:r w:rsidR="00A116B2" w:rsidRPr="00E07FB0">
        <w:rPr>
          <w:color w:val="auto"/>
        </w:rPr>
        <w:t xml:space="preserve">such repeats </w:t>
      </w:r>
      <w:r w:rsidR="00161FD2" w:rsidRPr="00E07FB0">
        <w:rPr>
          <w:color w:val="auto"/>
        </w:rPr>
        <w:t xml:space="preserve">could potentially </w:t>
      </w:r>
      <w:r w:rsidRPr="00E07FB0">
        <w:rPr>
          <w:color w:val="auto"/>
        </w:rPr>
        <w:t xml:space="preserve">compromise both viral </w:t>
      </w:r>
      <w:r w:rsidR="005B6AA1" w:rsidRPr="00E07FB0">
        <w:rPr>
          <w:color w:val="auto"/>
        </w:rPr>
        <w:t>production</w:t>
      </w:r>
      <w:r w:rsidRPr="00E07FB0">
        <w:rPr>
          <w:color w:val="auto"/>
        </w:rPr>
        <w:t xml:space="preserve"> and sequencing quality. Towards this </w:t>
      </w:r>
      <w:r w:rsidR="00A116B2" w:rsidRPr="00E07FB0">
        <w:rPr>
          <w:color w:val="auto"/>
        </w:rPr>
        <w:t xml:space="preserve">goal </w:t>
      </w:r>
      <w:r w:rsidRPr="00E07FB0">
        <w:rPr>
          <w:color w:val="auto"/>
        </w:rPr>
        <w:t xml:space="preserve">we </w:t>
      </w:r>
      <w:r w:rsidR="00161FD2" w:rsidRPr="00E07FB0">
        <w:rPr>
          <w:color w:val="auto"/>
        </w:rPr>
        <w:t>chose</w:t>
      </w:r>
      <w:r w:rsidRPr="00E07FB0">
        <w:rPr>
          <w:color w:val="auto"/>
        </w:rPr>
        <w:t xml:space="preserve"> non-homologous polymerase III promoters (hU6, mU6) based on</w:t>
      </w:r>
      <w:r w:rsidR="00161FD2" w:rsidRPr="00E07FB0">
        <w:rPr>
          <w:color w:val="auto"/>
        </w:rPr>
        <w:t xml:space="preserve"> their</w:t>
      </w:r>
      <w:r w:rsidRPr="00E07FB0">
        <w:rPr>
          <w:color w:val="auto"/>
        </w:rPr>
        <w:t xml:space="preserve"> </w:t>
      </w:r>
      <w:r w:rsidR="00F00FBC" w:rsidRPr="00E07FB0">
        <w:rPr>
          <w:color w:val="auto"/>
        </w:rPr>
        <w:t xml:space="preserve">comparable </w:t>
      </w:r>
      <w:r w:rsidRPr="00E07FB0">
        <w:rPr>
          <w:color w:val="auto"/>
        </w:rPr>
        <w:t>activity</w:t>
      </w:r>
      <w:r w:rsidR="00DF3E64" w:rsidRPr="00E07FB0">
        <w:rPr>
          <w:color w:val="auto"/>
        </w:rPr>
        <w:fldChar w:fldCharType="begin">
          <w:fldData xml:space="preserve">PEVuZE5vdGU+PENpdGU+PEF1dGhvcj5LYWJhZGk8L0F1dGhvcj48WWVhcj4yMDE0PC9ZZWFyPjxS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</w:fldData>
        </w:fldChar>
      </w:r>
      <w:r w:rsidR="00102253" w:rsidRPr="00E07FB0">
        <w:rPr>
          <w:color w:val="auto"/>
        </w:rPr>
        <w:instrText xml:space="preserve"> ADDIN EN.CITE </w:instrText>
      </w:r>
      <w:r w:rsidR="00102253" w:rsidRPr="00E07FB0">
        <w:rPr>
          <w:color w:val="auto"/>
        </w:rPr>
        <w:fldChar w:fldCharType="begin">
          <w:fldData xml:space="preserve">PEVuZE5vdGU+PENpdGU+PEF1dGhvcj5LYWJhZGk8L0F1dGhvcj48WWVhcj4yMDE0PC9ZZWFyPjxS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</w:fldData>
        </w:fldChar>
      </w:r>
      <w:r w:rsidR="00102253" w:rsidRPr="00E07FB0">
        <w:rPr>
          <w:color w:val="auto"/>
        </w:rPr>
        <w:instrText xml:space="preserve"> ADDIN EN.CITE.DATA </w:instrText>
      </w:r>
      <w:r w:rsidR="00102253" w:rsidRPr="00E07FB0">
        <w:rPr>
          <w:color w:val="auto"/>
        </w:rPr>
      </w:r>
      <w:r w:rsidR="00102253" w:rsidRPr="00E07FB0">
        <w:rPr>
          <w:color w:val="auto"/>
        </w:rPr>
        <w:fldChar w:fldCharType="end"/>
      </w:r>
      <w:r w:rsidR="00DF3E64" w:rsidRPr="00E07FB0">
        <w:rPr>
          <w:color w:val="auto"/>
        </w:rPr>
      </w:r>
      <w:r w:rsidR="00DF3E64" w:rsidRPr="00E07FB0">
        <w:rPr>
          <w:color w:val="auto"/>
        </w:rPr>
        <w:fldChar w:fldCharType="separate"/>
      </w:r>
      <w:r w:rsidR="00102253" w:rsidRPr="00E07FB0">
        <w:rPr>
          <w:noProof/>
          <w:color w:val="auto"/>
          <w:vertAlign w:val="superscript"/>
        </w:rPr>
        <w:t>15</w:t>
      </w:r>
      <w:r w:rsidR="00DF3E64" w:rsidRPr="00E07FB0">
        <w:rPr>
          <w:color w:val="auto"/>
        </w:rPr>
        <w:fldChar w:fldCharType="end"/>
      </w:r>
      <w:r w:rsidRPr="00E07FB0">
        <w:rPr>
          <w:color w:val="auto"/>
        </w:rPr>
        <w:t>.</w:t>
      </w:r>
      <w:r w:rsidR="00161FD2" w:rsidRPr="00E07FB0">
        <w:rPr>
          <w:color w:val="auto"/>
        </w:rPr>
        <w:t xml:space="preserve"> We</w:t>
      </w:r>
      <w:r w:rsidRPr="00E07FB0">
        <w:rPr>
          <w:color w:val="auto"/>
        </w:rPr>
        <w:t xml:space="preserve"> </w:t>
      </w:r>
      <w:r w:rsidR="00161FD2" w:rsidRPr="00E07FB0">
        <w:rPr>
          <w:color w:val="auto"/>
        </w:rPr>
        <w:t xml:space="preserve">also explored mutagenized gRNA scaffold sequences </w:t>
      </w:r>
      <w:r w:rsidR="003B4A1E" w:rsidRPr="00E07FB0">
        <w:rPr>
          <w:color w:val="auto"/>
        </w:rPr>
        <w:t xml:space="preserve">that </w:t>
      </w:r>
      <w:r w:rsidR="005B6AA1" w:rsidRPr="00E07FB0">
        <w:rPr>
          <w:color w:val="auto"/>
        </w:rPr>
        <w:t xml:space="preserve">further </w:t>
      </w:r>
      <w:r w:rsidR="00161FD2" w:rsidRPr="00E07FB0">
        <w:rPr>
          <w:color w:val="auto"/>
        </w:rPr>
        <w:t>increase</w:t>
      </w:r>
      <w:r w:rsidR="003B4A1E" w:rsidRPr="00E07FB0">
        <w:rPr>
          <w:color w:val="auto"/>
        </w:rPr>
        <w:t>d</w:t>
      </w:r>
      <w:r w:rsidR="00161FD2" w:rsidRPr="00E07FB0">
        <w:rPr>
          <w:color w:val="auto"/>
        </w:rPr>
        <w:t xml:space="preserve"> sequence diversity but maintain</w:t>
      </w:r>
      <w:r w:rsidR="003B4A1E" w:rsidRPr="00E07FB0">
        <w:rPr>
          <w:color w:val="auto"/>
        </w:rPr>
        <w:t>ed</w:t>
      </w:r>
      <w:r w:rsidR="00161FD2" w:rsidRPr="00E07FB0">
        <w:rPr>
          <w:color w:val="auto"/>
        </w:rPr>
        <w:t xml:space="preserve"> the primary hairpin loops in the gRNA scaffold </w:t>
      </w:r>
      <w:r w:rsidR="003B4A1E" w:rsidRPr="00E07FB0">
        <w:rPr>
          <w:color w:val="auto"/>
        </w:rPr>
        <w:t>(</w:t>
      </w:r>
      <w:r w:rsidR="00161FD2" w:rsidRPr="00E07FB0">
        <w:rPr>
          <w:color w:val="auto"/>
        </w:rPr>
        <w:t>via utilization of G-C vs. A-U interactions</w:t>
      </w:r>
      <w:r w:rsidR="006604BD" w:rsidRPr="00E07FB0">
        <w:rPr>
          <w:color w:val="auto"/>
        </w:rPr>
        <w:t xml:space="preserve">); </w:t>
      </w:r>
      <w:r w:rsidR="00161FD2" w:rsidRPr="00E07FB0">
        <w:rPr>
          <w:color w:val="auto"/>
        </w:rPr>
        <w:t xml:space="preserve">experiments indicated that while engineered </w:t>
      </w:r>
      <w:r w:rsidR="00161FD2" w:rsidRPr="00E07FB0">
        <w:rPr>
          <w:color w:val="auto"/>
        </w:rPr>
        <w:lastRenderedPageBreak/>
        <w:t>versions</w:t>
      </w:r>
      <w:r w:rsidR="00906C5D" w:rsidRPr="00E07FB0">
        <w:rPr>
          <w:color w:val="auto"/>
        </w:rPr>
        <w:t xml:space="preserve"> 2 and 3</w:t>
      </w:r>
      <w:r w:rsidR="00161FD2" w:rsidRPr="00E07FB0">
        <w:rPr>
          <w:color w:val="auto"/>
        </w:rPr>
        <w:t xml:space="preserve"> were active</w:t>
      </w:r>
      <w:r w:rsidR="00FB08DE" w:rsidRPr="00E07FB0">
        <w:rPr>
          <w:color w:val="auto"/>
        </w:rPr>
        <w:t>,</w:t>
      </w:r>
      <w:r w:rsidR="00216CB1" w:rsidRPr="00E07FB0">
        <w:rPr>
          <w:color w:val="auto"/>
        </w:rPr>
        <w:t xml:space="preserve"> the wild-type scaffold</w:t>
      </w:r>
      <w:r w:rsidR="00161FD2" w:rsidRPr="00E07FB0">
        <w:rPr>
          <w:color w:val="auto"/>
        </w:rPr>
        <w:t xml:space="preserve"> </w:t>
      </w:r>
      <w:r w:rsidR="00906C5D" w:rsidRPr="00E07FB0">
        <w:rPr>
          <w:color w:val="auto"/>
        </w:rPr>
        <w:t xml:space="preserve">and version 4 </w:t>
      </w:r>
      <w:r w:rsidR="00161FD2" w:rsidRPr="00E07FB0">
        <w:rPr>
          <w:color w:val="auto"/>
        </w:rPr>
        <w:t>showed the most consistent activity (</w:t>
      </w:r>
      <w:r w:rsidR="00161FD2" w:rsidRPr="00E07FB0">
        <w:rPr>
          <w:b/>
          <w:color w:val="auto"/>
        </w:rPr>
        <w:t>Supplementary Figure</w:t>
      </w:r>
      <w:r w:rsidR="00D95FFB">
        <w:rPr>
          <w:b/>
          <w:color w:val="auto"/>
        </w:rPr>
        <w:t>s</w:t>
      </w:r>
      <w:r w:rsidR="00161FD2" w:rsidRPr="00E07FB0">
        <w:rPr>
          <w:b/>
          <w:color w:val="auto"/>
        </w:rPr>
        <w:t xml:space="preserve"> </w:t>
      </w:r>
      <w:r w:rsidR="00D95FFB">
        <w:rPr>
          <w:b/>
          <w:color w:val="auto"/>
        </w:rPr>
        <w:t>1 and 2</w:t>
      </w:r>
      <w:r w:rsidR="00161FD2" w:rsidRPr="00E07FB0">
        <w:rPr>
          <w:color w:val="auto"/>
        </w:rPr>
        <w:t>)</w:t>
      </w:r>
      <w:r w:rsidR="00906C5D" w:rsidRPr="00E07FB0">
        <w:rPr>
          <w:color w:val="auto"/>
        </w:rPr>
        <w:t xml:space="preserve"> and were thus utilized for all subsequent studies</w:t>
      </w:r>
      <w:r w:rsidR="00161FD2" w:rsidRPr="00E07FB0">
        <w:rPr>
          <w:color w:val="auto"/>
        </w:rPr>
        <w:t xml:space="preserve">. </w:t>
      </w:r>
      <w:r w:rsidR="001D78EF" w:rsidRPr="00E07FB0">
        <w:rPr>
          <w:color w:val="auto"/>
        </w:rPr>
        <w:t>W</w:t>
      </w:r>
      <w:r w:rsidR="00161FD2" w:rsidRPr="00E07FB0">
        <w:rPr>
          <w:color w:val="auto"/>
        </w:rPr>
        <w:t>e also confirmed that the two gRNA positions in the construct were equally functional</w:t>
      </w:r>
      <w:r w:rsidR="00A116B2" w:rsidRPr="00E07FB0">
        <w:rPr>
          <w:color w:val="auto"/>
        </w:rPr>
        <w:t xml:space="preserve"> (i.e. hU6-gRNA and mU6-gRNA),</w:t>
      </w:r>
      <w:r w:rsidR="005B6AA1" w:rsidRPr="00E07FB0">
        <w:rPr>
          <w:color w:val="auto"/>
        </w:rPr>
        <w:t xml:space="preserve"> and</w:t>
      </w:r>
      <w:r w:rsidR="00161FD2" w:rsidRPr="00E07FB0">
        <w:rPr>
          <w:color w:val="auto"/>
        </w:rPr>
        <w:t xml:space="preserve"> thus the dual-gRNA </w:t>
      </w:r>
      <w:r w:rsidR="00654C7B" w:rsidRPr="00E07FB0">
        <w:rPr>
          <w:color w:val="auto"/>
        </w:rPr>
        <w:t>libraries</w:t>
      </w:r>
      <w:r w:rsidR="00161FD2" w:rsidRPr="00E07FB0">
        <w:rPr>
          <w:color w:val="auto"/>
        </w:rPr>
        <w:t xml:space="preserve"> </w:t>
      </w:r>
      <w:r w:rsidR="00B44C78" w:rsidRPr="00E07FB0">
        <w:rPr>
          <w:color w:val="auto"/>
        </w:rPr>
        <w:t>did not</w:t>
      </w:r>
      <w:r w:rsidR="00654C7B" w:rsidRPr="00E07FB0">
        <w:rPr>
          <w:color w:val="auto"/>
        </w:rPr>
        <w:t xml:space="preserve"> need to </w:t>
      </w:r>
      <w:r w:rsidR="00B44C78" w:rsidRPr="00E07FB0">
        <w:rPr>
          <w:color w:val="auto"/>
        </w:rPr>
        <w:t xml:space="preserve">include </w:t>
      </w:r>
      <w:r w:rsidR="00654C7B" w:rsidRPr="00E07FB0">
        <w:rPr>
          <w:color w:val="auto"/>
        </w:rPr>
        <w:t>all positional orientations for a</w:t>
      </w:r>
      <w:r w:rsidR="00161FD2" w:rsidRPr="00E07FB0">
        <w:rPr>
          <w:color w:val="auto"/>
        </w:rPr>
        <w:t xml:space="preserve"> gRNA (</w:t>
      </w:r>
      <w:r w:rsidR="00161FD2" w:rsidRPr="00E07FB0">
        <w:rPr>
          <w:b/>
          <w:color w:val="auto"/>
        </w:rPr>
        <w:t>Supplementary Figure 3</w:t>
      </w:r>
      <w:r w:rsidR="00161FD2" w:rsidRPr="00E07FB0">
        <w:rPr>
          <w:color w:val="auto"/>
        </w:rPr>
        <w:t>).</w:t>
      </w:r>
    </w:p>
    <w:p w14:paraId="59D0D37D" w14:textId="41A0AA37" w:rsidR="00765689" w:rsidRDefault="00906C5D" w:rsidP="00F01378">
      <w:pPr>
        <w:pStyle w:val="Normal1"/>
        <w:spacing w:line="480" w:lineRule="auto"/>
        <w:ind w:firstLine="720"/>
        <w:jc w:val="both"/>
      </w:pPr>
      <w:r w:rsidRPr="00D95FFB">
        <w:t>To</w:t>
      </w:r>
      <w:r w:rsidR="00AB4D1C" w:rsidRPr="00D95FFB">
        <w:t xml:space="preserve"> systematically</w:t>
      </w:r>
      <w:r w:rsidRPr="00D95FFB">
        <w:t xml:space="preserve"> quantify gene fitness and genetic interactions</w:t>
      </w:r>
      <w:ins w:id="9" w:author="Amanda Birmingham" w:date="2016-08-31T10:21:00Z">
        <w:r w:rsidR="0093794C">
          <w:t>,</w:t>
        </w:r>
      </w:ins>
      <w:r w:rsidRPr="00D95FFB">
        <w:t xml:space="preserve"> we</w:t>
      </w:r>
      <w:r w:rsidR="00BF0303" w:rsidRPr="00D95FFB">
        <w:t xml:space="preserve"> </w:t>
      </w:r>
      <w:r w:rsidR="00D95FFB" w:rsidRPr="00D95FFB">
        <w:t xml:space="preserve">also </w:t>
      </w:r>
      <w:r w:rsidR="00BF0303" w:rsidRPr="00D95FFB">
        <w:t>built a novel analysis method</w:t>
      </w:r>
      <w:r w:rsidR="00D95FFB" w:rsidRPr="00D95FFB">
        <w:t xml:space="preserve"> that integrates</w:t>
      </w:r>
      <w:r w:rsidR="00AB4D1C" w:rsidRPr="00D95FFB">
        <w:t xml:space="preserve"> data across multiple </w:t>
      </w:r>
      <w:r w:rsidR="00D95FFB" w:rsidRPr="00D95FFB">
        <w:t>samplings</w:t>
      </w:r>
      <w:r w:rsidRPr="00D95FFB">
        <w:t xml:space="preserve">. </w:t>
      </w:r>
      <w:r w:rsidR="00AB4D1C" w:rsidRPr="00D95FFB">
        <w:t xml:space="preserve">Specifically, we collected and analyzed cells at </w:t>
      </w:r>
      <w:r w:rsidR="00D95FFB" w:rsidRPr="00D95FFB">
        <w:t>four</w:t>
      </w:r>
      <w:r w:rsidR="00AB4D1C" w:rsidRPr="00D95FFB">
        <w:t xml:space="preserve"> time points: day 3, day 14, day 21 and day 28. </w:t>
      </w:r>
      <w:r w:rsidR="00BF0303" w:rsidRPr="00D95FFB">
        <w:t>W</w:t>
      </w:r>
      <w:r w:rsidR="00AB4D1C" w:rsidRPr="00D95FFB">
        <w:t xml:space="preserve">e </w:t>
      </w:r>
      <w:r w:rsidR="00BF0303" w:rsidRPr="00D95FFB">
        <w:t>fit</w:t>
      </w:r>
      <w:r w:rsidR="009C0B0C" w:rsidRPr="00D95FFB">
        <w:t xml:space="preserve"> the log</w:t>
      </w:r>
      <w:r w:rsidR="009C0B0C" w:rsidRPr="00D95FFB">
        <w:rPr>
          <w:vertAlign w:val="subscript"/>
        </w:rPr>
        <w:t>2</w:t>
      </w:r>
      <w:r w:rsidR="009C0B0C" w:rsidRPr="00D95FFB">
        <w:t xml:space="preserve"> relative abundance of</w:t>
      </w:r>
      <w:r w:rsidR="00BF0303" w:rsidRPr="00D95FFB">
        <w:t xml:space="preserve"> each construct vs. time with</w:t>
      </w:r>
      <w:r w:rsidR="009C0B0C" w:rsidRPr="00D95FFB">
        <w:t xml:space="preserve"> a growth curve, the slope of which reflects the fitness of the construct </w:t>
      </w:r>
      <w:r w:rsidR="009C0B0C" w:rsidRPr="00D95FFB">
        <w:rPr>
          <w:color w:val="auto"/>
        </w:rPr>
        <w:t>(</w:t>
      </w:r>
      <w:r w:rsidR="009C0B0C" w:rsidRPr="00D95FFB">
        <w:rPr>
          <w:b/>
          <w:color w:val="auto"/>
        </w:rPr>
        <w:t>Figure 1</w:t>
      </w:r>
      <w:r w:rsidR="00D95FFB" w:rsidRPr="00D95FFB">
        <w:rPr>
          <w:b/>
          <w:color w:val="auto"/>
        </w:rPr>
        <w:t>C</w:t>
      </w:r>
      <w:r w:rsidR="009C0B0C" w:rsidRPr="00D95FFB">
        <w:rPr>
          <w:b/>
          <w:color w:val="auto"/>
        </w:rPr>
        <w:t xml:space="preserve"> </w:t>
      </w:r>
      <w:r w:rsidR="00D95FFB">
        <w:rPr>
          <w:b/>
          <w:color w:val="auto"/>
        </w:rPr>
        <w:t xml:space="preserve">and </w:t>
      </w:r>
      <w:r w:rsidR="00D95FFB" w:rsidRPr="00E07FB0">
        <w:rPr>
          <w:b/>
          <w:color w:val="auto"/>
        </w:rPr>
        <w:t>Supplementary Figure</w:t>
      </w:r>
      <w:r w:rsidR="00D95FFB">
        <w:rPr>
          <w:b/>
          <w:color w:val="auto"/>
        </w:rPr>
        <w:t>s</w:t>
      </w:r>
      <w:r w:rsidR="00D95FFB" w:rsidRPr="00E07FB0">
        <w:rPr>
          <w:b/>
          <w:color w:val="auto"/>
        </w:rPr>
        <w:t xml:space="preserve"> </w:t>
      </w:r>
      <w:r w:rsidR="00D95FFB">
        <w:rPr>
          <w:b/>
          <w:color w:val="auto"/>
        </w:rPr>
        <w:t>4, 5, 6</w:t>
      </w:r>
      <w:r w:rsidR="00D95FFB">
        <w:rPr>
          <w:color w:val="auto"/>
        </w:rPr>
        <w:t xml:space="preserve">; </w:t>
      </w:r>
      <w:r w:rsidR="009C0B0C" w:rsidRPr="00D95FFB">
        <w:rPr>
          <w:b/>
          <w:color w:val="auto"/>
        </w:rPr>
        <w:t xml:space="preserve">Methods). </w:t>
      </w:r>
      <w:r w:rsidR="008C44D5" w:rsidRPr="00D95FFB">
        <w:rPr>
          <w:color w:val="auto"/>
        </w:rPr>
        <w:t>S</w:t>
      </w:r>
      <w:r w:rsidR="008C44D5" w:rsidRPr="00D95FFB">
        <w:t>ingle-</w:t>
      </w:r>
      <w:r w:rsidR="008C44D5" w:rsidRPr="00E07FB0">
        <w:t xml:space="preserve">gene fitnesses as well as the </w:t>
      </w:r>
      <w:r w:rsidR="003745B7" w:rsidRPr="00E07FB0">
        <w:t>genetic interaction</w:t>
      </w:r>
      <w:r w:rsidR="008C44D5" w:rsidRPr="00E07FB0">
        <w:t>s are found by robust fitting</w:t>
      </w:r>
      <w:ins w:id="10" w:author="Amanda Birmingham" w:date="2016-08-31T10:26:00Z">
        <w:r w:rsidR="00D760F1">
          <w:t xml:space="preserve"> of</w:t>
        </w:r>
      </w:ins>
      <w:r w:rsidR="008C44D5" w:rsidRPr="00E07FB0">
        <w:t xml:space="preserve"> the equations</w:t>
      </w:r>
      <w:r w:rsidR="0068122C" w:rsidRPr="00E07FB0">
        <w:t xml:space="preserv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sSub>
          <m:sSubPr>
            <m:ctrlPr>
              <w:rPr>
                <w:rFonts w:ascii="Cambria Math" w:hAnsi="Cambria Math"/>
                <w:i/>
                <w:highlight w:val="yellow"/>
              </w:rPr>
            </m:ctrlPr>
          </m:sSubPr>
          <m:e>
            <m:r>
              <w:rPr>
                <w:rFonts w:ascii="Cambria Math" w:hAnsi="Cambria Math"/>
                <w:highlight w:val="yellow"/>
                <w:rPrChange w:id="11" w:author="Amanda Birmingham" w:date="2016-08-31T10:28:00Z">
                  <w:rPr>
                    <w:rFonts w:ascii="Cambria Math" w:hAnsi="Cambria Math"/>
                  </w:rPr>
                </w:rPrChange>
              </w:rPr>
              <m:t>π</m:t>
            </m:r>
          </m:e>
          <m:sub>
            <m:r>
              <w:rPr>
                <w:rFonts w:ascii="Cambria Math" w:hAnsi="Cambria Math"/>
                <w:highlight w:val="yellow"/>
                <w:rPrChange w:id="12" w:author="Amanda Birmingham" w:date="2016-08-31T10:28:00Z">
                  <w:rPr>
                    <w:rFonts w:ascii="Cambria Math" w:hAnsi="Cambria Math"/>
                  </w:rPr>
                </w:rPrChange>
              </w:rPr>
              <m:t>pp'</m:t>
            </m:r>
          </m:sub>
        </m:sSub>
      </m:oMath>
      <w:r w:rsidR="00BF0303" w:rsidRPr="00E07FB0">
        <w:t>, where</w:t>
      </w:r>
      <w:r w:rsidR="0068122C" w:rsidRPr="00E07FB0">
        <w:t xml:space="preserve">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00A528AE" w:rsidRPr="00E07FB0">
        <w:t xml:space="preserve"> is the fitness of the double</w:t>
      </w:r>
      <w:ins w:id="13" w:author="Amanda Birmingham" w:date="2016-08-31T10:26:00Z">
        <w:r w:rsidR="00D760F1">
          <w:t>-</w:t>
        </w:r>
      </w:ins>
      <w:del w:id="14" w:author="Amanda Birmingham" w:date="2016-08-31T10:26:00Z">
        <w:r w:rsidR="00A528AE" w:rsidRPr="00E07FB0" w:rsidDel="00D760F1">
          <w:delText xml:space="preserve"> </w:delText>
        </w:r>
      </w:del>
      <w:r w:rsidR="00A528AE" w:rsidRPr="00E07FB0">
        <w:t xml:space="preserve">knockout construct, </w:t>
      </w:r>
      <m:oMath>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 xml:space="preserve"> </m:t>
        </m:r>
      </m:oMath>
      <w:r w:rsidR="0068122C" w:rsidRPr="00E07FB0">
        <w:t xml:space="preserve">and </w:t>
      </w:r>
      <m:oMath>
        <m:sSub>
          <m:sSubPr>
            <m:ctrlPr>
              <w:rPr>
                <w:rFonts w:ascii="Cambria Math" w:hAnsi="Cambria Math"/>
                <w:i/>
              </w:rPr>
            </m:ctrlPr>
          </m:sSubPr>
          <m:e>
            <m:r>
              <w:rPr>
                <w:rFonts w:ascii="Cambria Math" w:hAnsi="Cambria Math"/>
              </w:rPr>
              <m:t>f</m:t>
            </m:r>
          </m:e>
          <m:sub>
            <m:r>
              <w:rPr>
                <w:rFonts w:ascii="Cambria Math" w:hAnsi="Cambria Math"/>
              </w:rPr>
              <m:t>p'</m:t>
            </m:r>
          </m:sub>
        </m:sSub>
      </m:oMath>
      <w:r w:rsidR="0068122C" w:rsidRPr="00E07FB0">
        <w:t xml:space="preserve"> </w:t>
      </w:r>
      <w:r w:rsidR="00A528AE" w:rsidRPr="00E07FB0">
        <w:t>are th</w:t>
      </w:r>
      <w:r w:rsidR="008C44D5" w:rsidRPr="00E07FB0">
        <w:t>e fitness</w:t>
      </w:r>
      <w:ins w:id="15" w:author="Amanda Birmingham" w:date="2016-08-31T10:26:00Z">
        <w:r w:rsidR="00D760F1">
          <w:t>es</w:t>
        </w:r>
      </w:ins>
      <w:r w:rsidR="008C44D5" w:rsidRPr="00E07FB0">
        <w:t xml:space="preserve"> of the individual probe</w:t>
      </w:r>
      <w:r w:rsidR="0068122C" w:rsidRPr="00E07FB0">
        <w:t xml:space="preserve">s and </w:t>
      </w:r>
      <w:commentRangeStart w:id="16"/>
      <m:oMath>
        <m:sSub>
          <m:sSubPr>
            <m:ctrlPr>
              <w:rPr>
                <w:rFonts w:ascii="Cambria Math" w:hAnsi="Cambria Math"/>
                <w:i/>
              </w:rPr>
            </m:ctrlPr>
          </m:sSubPr>
          <m:e>
            <m:r>
              <w:rPr>
                <w:rFonts w:ascii="Cambria Math" w:hAnsi="Cambria Math"/>
              </w:rPr>
              <m:t>π</m:t>
            </m:r>
          </m:e>
          <m:sub>
            <m:r>
              <w:rPr>
                <w:rFonts w:ascii="Cambria Math" w:hAnsi="Cambria Math"/>
              </w:rPr>
              <m:t>c</m:t>
            </m:r>
          </m:sub>
        </m:sSub>
        <w:commentRangeEnd w:id="16"/>
        <m:r>
          <m:rPr>
            <m:sty m:val="p"/>
          </m:rPr>
          <w:rPr>
            <w:rStyle w:val="CommentReference"/>
          </w:rPr>
          <w:commentReference w:id="16"/>
        </m:r>
      </m:oMath>
      <w:r w:rsidR="00A528AE" w:rsidRPr="00E07FB0">
        <w:t xml:space="preserve"> is the </w:t>
      </w:r>
      <w:r w:rsidR="00BF0303" w:rsidRPr="00E07FB0">
        <w:t>interaction between probe</w:t>
      </w:r>
      <w:r w:rsidR="00A528AE" w:rsidRPr="00E07FB0">
        <w:t xml:space="preserve">s </w:t>
      </w:r>
      <m:oMath>
        <m:r>
          <w:rPr>
            <w:rFonts w:ascii="Cambria Math" w:hAnsi="Cambria Math"/>
          </w:rPr>
          <m:t>p</m:t>
        </m:r>
      </m:oMath>
      <w:r w:rsidR="00A528AE" w:rsidRPr="00E07FB0">
        <w:t xml:space="preserve"> and </w:t>
      </w:r>
      <m:oMath>
        <m:r>
          <w:rPr>
            <w:rFonts w:ascii="Cambria Math" w:hAnsi="Cambria Math"/>
          </w:rPr>
          <m:t>p’</m:t>
        </m:r>
      </m:oMath>
      <w:r w:rsidR="00A528AE" w:rsidRPr="00E07FB0">
        <w:t xml:space="preserve">. </w:t>
      </w:r>
      <w:r w:rsidR="008C44D5" w:rsidRPr="00E07FB0">
        <w:t>Despite optimization of sgRNA probe sequence</w:t>
      </w:r>
      <w:ins w:id="17" w:author="Amanda Birmingham" w:date="2016-08-31T10:29:00Z">
        <w:r w:rsidR="00D760F1">
          <w:t>,</w:t>
        </w:r>
      </w:ins>
      <w:r w:rsidR="008C44D5" w:rsidRPr="00E07FB0">
        <w:t xml:space="preserve"> the efficacy of knockout generation can be quite variable [</w:t>
      </w:r>
      <w:r w:rsidR="008C44D5" w:rsidRPr="00E07FB0">
        <w:rPr>
          <w:highlight w:val="yellow"/>
        </w:rPr>
        <w:t>REF</w:t>
      </w:r>
      <w:r w:rsidR="008C44D5" w:rsidRPr="00E07FB0">
        <w:t>], so we rank and weight the three probes for each gene according to the absolute value of fitness</w:t>
      </w:r>
      <w:r w:rsidR="0068122C" w:rsidRPr="00E07FB0">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p</m:t>
                </m:r>
              </m:sub>
            </m:sSub>
          </m:e>
        </m:d>
      </m:oMath>
      <w:r w:rsidR="00D95FFB">
        <w:t xml:space="preserve"> </w:t>
      </w:r>
      <w:r w:rsidR="00D95FFB" w:rsidRPr="00E07FB0">
        <w:rPr>
          <w:color w:val="auto"/>
        </w:rPr>
        <w:t>(</w:t>
      </w:r>
      <w:r w:rsidR="00D95FFB" w:rsidRPr="00E07FB0">
        <w:rPr>
          <w:b/>
          <w:color w:val="auto"/>
        </w:rPr>
        <w:t xml:space="preserve">Supplementary Figure </w:t>
      </w:r>
      <w:r w:rsidR="00D95FFB">
        <w:rPr>
          <w:b/>
          <w:color w:val="auto"/>
        </w:rPr>
        <w:t>5</w:t>
      </w:r>
      <w:r w:rsidR="00D95FFB" w:rsidRPr="00E07FB0">
        <w:rPr>
          <w:color w:val="auto"/>
        </w:rPr>
        <w:t>)</w:t>
      </w:r>
      <w:r w:rsidR="0068122C" w:rsidRPr="00E07FB0">
        <w:t xml:space="preserve">. </w:t>
      </w:r>
      <w:r w:rsidR="008C44D5" w:rsidRPr="00E07FB0">
        <w:t>We calculate the fitness of each gene as the weighted m</w:t>
      </w:r>
      <w:r w:rsidR="00D95FFB">
        <w:t>ean of the three sgRNA fitnesses</w:t>
      </w:r>
      <w:r w:rsidR="008C44D5" w:rsidRPr="00E07FB0">
        <w:rPr>
          <w:color w:val="auto"/>
        </w:rPr>
        <w:t>. In the current weighting schem</w:t>
      </w:r>
      <w:r w:rsidR="00121B7F" w:rsidRPr="00E07FB0">
        <w:rPr>
          <w:color w:val="auto"/>
        </w:rPr>
        <w:t xml:space="preserve">e, only the two </w:t>
      </w:r>
      <w:del w:id="18" w:author="Amanda Birmingham" w:date="2016-08-31T12:24:00Z">
        <w:r w:rsidR="00121B7F" w:rsidRPr="00E07FB0" w:rsidDel="00C724BB">
          <w:rPr>
            <w:color w:val="auto"/>
          </w:rPr>
          <w:delText>“</w:delText>
        </w:r>
        <w:r w:rsidR="00121B7F" w:rsidRPr="00E07FB0" w:rsidDel="00DF15BA">
          <w:rPr>
            <w:color w:val="auto"/>
          </w:rPr>
          <w:delText>best</w:delText>
        </w:r>
        <w:r w:rsidR="00121B7F" w:rsidRPr="00E07FB0" w:rsidDel="00C724BB">
          <w:rPr>
            <w:color w:val="auto"/>
          </w:rPr>
          <w:delText>”</w:delText>
        </w:r>
      </w:del>
      <w:ins w:id="19" w:author="Amanda Birmingham" w:date="2016-08-31T12:24:00Z">
        <w:r w:rsidR="00DF15BA">
          <w:rPr>
            <w:color w:val="auto"/>
          </w:rPr>
          <w:t>fittest</w:t>
        </w:r>
      </w:ins>
      <w:r w:rsidR="00121B7F" w:rsidRPr="00E07FB0">
        <w:rPr>
          <w:color w:val="auto"/>
        </w:rPr>
        <w:t xml:space="preserve"> probes have non-zero weights.</w:t>
      </w:r>
      <w:r w:rsidR="008C44D5" w:rsidRPr="00E07FB0">
        <w:rPr>
          <w:b/>
          <w:color w:val="auto"/>
        </w:rPr>
        <w:t xml:space="preserve"> </w:t>
      </w:r>
      <w:r w:rsidR="008C44D5" w:rsidRPr="00E07FB0">
        <w:t>A gene-level</w:t>
      </w:r>
      <w:r w:rsidR="00CF681A">
        <w:t xml:space="preserve"> </w:t>
      </w:r>
      <m:oMath>
        <m:r>
          <w:rPr>
            <w:rFonts w:ascii="Cambria Math" w:hAnsi="Cambria Math"/>
          </w:rPr>
          <m:t>π</m:t>
        </m:r>
      </m:oMath>
      <w:r w:rsidR="00CF681A">
        <w:t xml:space="preserve"> </w:t>
      </w:r>
      <w:r w:rsidR="008C44D5" w:rsidRPr="00E07FB0">
        <w:t xml:space="preserve">score is calculated as the weighted mean of the nine constructs representing the gene pair g, g’. </w:t>
      </w:r>
      <w:del w:id="20" w:author="Amanda Birmingham" w:date="2016-08-31T12:25:00Z">
        <w:r w:rsidR="008C44D5" w:rsidRPr="00E07FB0" w:rsidDel="00DF15BA">
          <w:delText xml:space="preserve">In </w:delText>
        </w:r>
      </w:del>
      <w:ins w:id="21" w:author="Amanda Birmingham" w:date="2016-08-31T12:25:00Z">
        <w:r w:rsidR="00DF15BA">
          <w:t>Again, i</w:t>
        </w:r>
        <w:r w:rsidR="00DF15BA" w:rsidRPr="00E07FB0">
          <w:t xml:space="preserve">n </w:t>
        </w:r>
      </w:ins>
      <w:r w:rsidR="008C44D5" w:rsidRPr="00E07FB0">
        <w:t xml:space="preserve">the current weighting scheme, only </w:t>
      </w:r>
      <w:r w:rsidR="00121B7F" w:rsidRPr="00E07FB0">
        <w:t xml:space="preserve">the </w:t>
      </w:r>
      <w:r w:rsidR="008C44D5" w:rsidRPr="00E07FB0">
        <w:t xml:space="preserve">four </w:t>
      </w:r>
      <w:ins w:id="22" w:author="Amanda Birmingham" w:date="2016-08-31T12:24:00Z">
        <w:r w:rsidR="00DF15BA">
          <w:t xml:space="preserve">fittest </w:t>
        </w:r>
      </w:ins>
      <w:del w:id="23" w:author="Amanda Birmingham" w:date="2016-08-31T12:24:00Z">
        <w:r w:rsidR="008C44D5" w:rsidRPr="00E07FB0" w:rsidDel="00C724BB">
          <w:delText>“</w:delText>
        </w:r>
        <w:r w:rsidR="008C44D5" w:rsidRPr="00E07FB0" w:rsidDel="00DF15BA">
          <w:delText>best</w:delText>
        </w:r>
        <w:r w:rsidR="008C44D5" w:rsidRPr="00E07FB0" w:rsidDel="00C724BB">
          <w:delText>”</w:delText>
        </w:r>
        <w:r w:rsidR="008C44D5" w:rsidRPr="00E07FB0" w:rsidDel="00DF15BA">
          <w:delText xml:space="preserve"> </w:delText>
        </w:r>
      </w:del>
      <w:r w:rsidR="008C44D5" w:rsidRPr="00E07FB0">
        <w:t xml:space="preserve">constructs have non-zero weights. </w:t>
      </w:r>
      <w:r w:rsidR="008C44D5" w:rsidRPr="00E07FB0">
        <w:rPr>
          <w:i/>
        </w:rPr>
        <w:t></w:t>
      </w:r>
      <w:r w:rsidR="00FF0D02" w:rsidRPr="00E07FB0">
        <w:t xml:space="preserve">A negative </w:t>
      </w:r>
      <m:oMath>
        <m:r>
          <w:rPr>
            <w:rFonts w:ascii="Cambria Math" w:hAnsi="Cambria Math"/>
          </w:rPr>
          <m:t>π</m:t>
        </m:r>
      </m:oMath>
      <w:r w:rsidR="00FF0D02" w:rsidRPr="00E07FB0">
        <w:t xml:space="preserve"> score indicates slower-than-expected growth, suggesting synthetic sickness or lethality, while a positive  </w:t>
      </w:r>
      <m:oMath>
        <m:r>
          <w:rPr>
            <w:rFonts w:ascii="Cambria Math" w:hAnsi="Cambria Math"/>
          </w:rPr>
          <m:t>π</m:t>
        </m:r>
      </m:oMath>
      <w:r w:rsidR="00CF681A">
        <w:t xml:space="preserve"> </w:t>
      </w:r>
      <w:r w:rsidR="00FF0D02" w:rsidRPr="00E07FB0">
        <w:t>score indicates faster-than-expecte</w:t>
      </w:r>
      <w:r w:rsidR="002E5000" w:rsidRPr="00E07FB0">
        <w:t>d growth, suggesting epistasis</w:t>
      </w:r>
      <w:r w:rsidR="002E5000" w:rsidRPr="00E07FB0">
        <w:fldChar w:fldCharType="begin"/>
      </w:r>
      <w:r w:rsidR="002E5000" w:rsidRPr="00E07FB0">
        <w:instrText xml:space="preserve"> ADDIN EN.CITE &lt;EndNote&gt;&lt;Cite&gt;&lt;Author&gt;Baryshnikova&lt;/Author&gt;&lt;Year&gt;2013&lt;/Year&gt;&lt;RecNum&gt;864&lt;/RecNum&gt;&lt;DisplayText&gt;&lt;style face="superscript"&gt;20&lt;/style&gt;&lt;/DisplayText&gt;&lt;record&gt;&lt;rec-number&gt;864&lt;/rec-number&gt;&lt;foreign-keys&gt;&lt;key app="EN" db-id="pfffzfzdiwswexeawa055920x50evpr2dsss" timestamp="1471458982"&gt;864&lt;/key&gt;&lt;/foreign-keys&gt;&lt;ref-type name="Journal Article"&gt;17&lt;/ref-type&gt;&lt;contributors&gt;&lt;authors&gt;&lt;author&gt;Baryshnikova, A.&lt;/author&gt;&lt;author&gt;Costanzo, M.&lt;/author&gt;&lt;author&gt;Myers, C. L.&lt;/author&gt;&lt;author&gt;Andrews, B.&lt;/author&gt;&lt;author&gt;Boone, C.&lt;/author&gt;&lt;/authors&gt;&lt;/contributors&gt;&lt;auth-address&gt;Lewis-Sigler Institute for Integrative Genomics, Princeton University, Princeton, New Jersey 08544.&lt;/auth-address&gt;&lt;titles&gt;&lt;title&gt;Genetic interaction networks: toward an understanding of heritability&lt;/title&gt;&lt;secondary-title&gt;Annu Rev Genomics Hum Genet&lt;/secondary-title&gt;&lt;/titles&gt;&lt;periodical&gt;&lt;full-title&gt;Annu Rev Genomics Hum Genet&lt;/full-title&gt;&lt;/periodical&gt;&lt;pages&gt;111-33&lt;/pages&gt;&lt;volume&gt;14&lt;/volume&gt;&lt;keywords&gt;&lt;keyword&gt;Animals&lt;/keyword&gt;&lt;keyword&gt;*Gene Regulatory Networks&lt;/keyword&gt;&lt;keyword&gt;Humans&lt;/keyword&gt;&lt;keyword&gt;Phenotype&lt;/keyword&gt;&lt;keyword&gt;Saccharomyces cerevisiae/genetics&lt;/keyword&gt;&lt;/keywords&gt;&lt;dates&gt;&lt;year&gt;2013&lt;/year&gt;&lt;/dates&gt;&lt;isbn&gt;1545-293X (Electronic)&amp;#xD;1527-8204 (Linking)&lt;/isbn&gt;&lt;accession-num&gt;23808365&lt;/accession-num&gt;&lt;urls&gt;&lt;related-urls&gt;&lt;url&gt;http://www.ncbi.nlm.nih.gov/pubmed/23808365&lt;/url&gt;&lt;/related-urls&gt;&lt;/urls&gt;&lt;electronic-resource-num&gt;10.1146/annurev-genom-082509-141730&lt;/electronic-resource-num&gt;&lt;/record&gt;&lt;/Cite&gt;&lt;/EndNote&gt;</w:instrText>
      </w:r>
      <w:r w:rsidR="002E5000" w:rsidRPr="00E07FB0">
        <w:fldChar w:fldCharType="separate"/>
      </w:r>
      <w:r w:rsidR="002E5000" w:rsidRPr="00E07FB0">
        <w:rPr>
          <w:noProof/>
          <w:vertAlign w:val="superscript"/>
        </w:rPr>
        <w:t>20</w:t>
      </w:r>
      <w:r w:rsidR="002E5000" w:rsidRPr="00E07FB0">
        <w:fldChar w:fldCharType="end"/>
      </w:r>
      <w:r w:rsidR="00FF0D02" w:rsidRPr="00E07FB0">
        <w:t>.</w:t>
      </w:r>
    </w:p>
    <w:p w14:paraId="2A534AAA" w14:textId="4C82EB47" w:rsidR="00D95FFB" w:rsidRPr="00E07FB0" w:rsidRDefault="00D95FFB" w:rsidP="00D95FFB">
      <w:pPr>
        <w:pStyle w:val="Normal1"/>
        <w:spacing w:line="480" w:lineRule="auto"/>
        <w:ind w:firstLine="720"/>
        <w:jc w:val="both"/>
      </w:pPr>
      <w:r w:rsidRPr="00E07FB0">
        <w:t xml:space="preserve">Using the </w:t>
      </w:r>
      <w:r w:rsidRPr="00D95FFB">
        <w:t xml:space="preserve">above methodology, we constructed a combinatorial library to exhaustively interrogate the network of genetic interactions among a panel of 73 tumor suppressors genes (TSG) and cancer-relevant drug targets </w:t>
      </w:r>
      <w:r w:rsidRPr="00D95FFB">
        <w:rPr>
          <w:color w:val="auto"/>
        </w:rPr>
        <w:t>(</w:t>
      </w:r>
      <w:commentRangeStart w:id="24"/>
      <w:r w:rsidRPr="00D95FFB">
        <w:rPr>
          <w:b/>
          <w:color w:val="auto"/>
        </w:rPr>
        <w:t>Figure 2A</w:t>
      </w:r>
      <w:commentRangeEnd w:id="24"/>
      <w:r w:rsidR="00FF304C">
        <w:rPr>
          <w:rStyle w:val="CommentReference"/>
        </w:rPr>
        <w:commentReference w:id="24"/>
      </w:r>
      <w:r w:rsidRPr="00D95FFB">
        <w:rPr>
          <w:b/>
          <w:color w:val="auto"/>
        </w:rPr>
        <w:t xml:space="preserve">, </w:t>
      </w:r>
      <w:r w:rsidRPr="001445ED">
        <w:rPr>
          <w:b/>
          <w:color w:val="auto"/>
          <w:highlight w:val="yellow"/>
        </w:rPr>
        <w:t>Table S1</w:t>
      </w:r>
      <w:r w:rsidRPr="00D95FFB">
        <w:rPr>
          <w:color w:val="auto"/>
        </w:rPr>
        <w:t xml:space="preserve">). </w:t>
      </w:r>
      <w:r w:rsidRPr="00D95FFB">
        <w:t xml:space="preserve">Three gRNAs were designed </w:t>
      </w:r>
      <w:r w:rsidRPr="00D95FFB">
        <w:lastRenderedPageBreak/>
        <w:t>against each gene</w:t>
      </w:r>
      <w:ins w:id="25" w:author="Amanda Birmingham" w:date="2016-08-31T12:28:00Z">
        <w:r w:rsidR="006869F1">
          <w:t xml:space="preserve"> </w:t>
        </w:r>
        <w:r w:rsidR="006869F1" w:rsidRPr="00D95FFB">
          <w:rPr>
            <w:color w:val="auto"/>
          </w:rPr>
          <w:t>(</w:t>
        </w:r>
        <w:r w:rsidR="006869F1" w:rsidRPr="00D95FFB">
          <w:rPr>
            <w:b/>
            <w:color w:val="auto"/>
          </w:rPr>
          <w:t>Methods</w:t>
        </w:r>
        <w:r w:rsidR="006869F1" w:rsidRPr="00D95FFB">
          <w:rPr>
            <w:color w:val="auto"/>
          </w:rPr>
          <w:t>)</w:t>
        </w:r>
      </w:ins>
      <w:ins w:id="26" w:author="Amanda Birmingham" w:date="2016-08-31T12:27:00Z">
        <w:r w:rsidR="00DF15BA">
          <w:t xml:space="preserve">; additionally, </w:t>
        </w:r>
      </w:ins>
      <w:del w:id="27" w:author="Amanda Birmingham" w:date="2016-08-31T12:27:00Z">
        <w:r w:rsidRPr="00D95FFB" w:rsidDel="00DF15BA">
          <w:delText xml:space="preserve">, and </w:delText>
        </w:r>
      </w:del>
      <w:r w:rsidRPr="00D95FFB">
        <w:t xml:space="preserve">three gRNAs were designed to be non-targeting controls. Dual gRNA constructs were synthesized for all pairwise gRNA combinations between genes (double knockouts) and between genes and non-targeters (single knockouts). This design resulted in 9 pairwise gRNA constructs for each of the 2,628 double gene knockouts and 73 single gene knockouts, for a total of 24,309 constructs </w:t>
      </w:r>
      <w:r w:rsidRPr="00D95FFB">
        <w:rPr>
          <w:color w:val="auto"/>
        </w:rPr>
        <w:t>(</w:t>
      </w:r>
      <w:r w:rsidRPr="001445ED">
        <w:rPr>
          <w:b/>
          <w:color w:val="auto"/>
          <w:highlight w:val="yellow"/>
        </w:rPr>
        <w:t>Table S2</w:t>
      </w:r>
      <w:r w:rsidRPr="00D95FFB">
        <w:rPr>
          <w:color w:val="auto"/>
        </w:rPr>
        <w:t>)</w:t>
      </w:r>
      <w:r w:rsidRPr="00D95FFB">
        <w:t xml:space="preserve">. Using this design, we conducted a negative selection screen by measuring the relative change in gRNAs over 28 days in a population of cancer cells grown </w:t>
      </w:r>
      <w:r w:rsidRPr="00D95FFB">
        <w:rPr>
          <w:i/>
        </w:rPr>
        <w:t xml:space="preserve">in vitro </w:t>
      </w:r>
      <w:r w:rsidRPr="00D95FFB">
        <w:rPr>
          <w:color w:val="auto"/>
        </w:rPr>
        <w:t>(</w:t>
      </w:r>
      <w:r w:rsidRPr="00D95FFB">
        <w:rPr>
          <w:b/>
          <w:color w:val="auto"/>
        </w:rPr>
        <w:t>Methods</w:t>
      </w:r>
      <w:r w:rsidRPr="00D95FFB">
        <w:rPr>
          <w:color w:val="auto"/>
        </w:rPr>
        <w:t>)</w:t>
      </w:r>
      <w:r w:rsidRPr="00D95FFB">
        <w:t>.</w:t>
      </w:r>
      <w:r w:rsidRPr="00E07FB0">
        <w:t xml:space="preserve"> </w:t>
      </w:r>
    </w:p>
    <w:p w14:paraId="27FB1904" w14:textId="6787DA77" w:rsidR="00DC21FF" w:rsidRPr="00E07FB0" w:rsidRDefault="0063727A" w:rsidP="00F01378">
      <w:pPr>
        <w:pStyle w:val="Normal1"/>
        <w:spacing w:line="480" w:lineRule="auto"/>
        <w:ind w:firstLine="720"/>
        <w:jc w:val="both"/>
      </w:pPr>
      <w:r w:rsidRPr="00E07FB0">
        <w:t xml:space="preserve">Using this </w:t>
      </w:r>
      <w:r w:rsidR="005B6AA1" w:rsidRPr="00E07FB0">
        <w:t>pipeline</w:t>
      </w:r>
      <w:ins w:id="28" w:author="Amanda Birmingham" w:date="2016-08-31T12:28:00Z">
        <w:r w:rsidR="006869F1">
          <w:t>,</w:t>
        </w:r>
      </w:ins>
      <w:r w:rsidRPr="00E07FB0">
        <w:t xml:space="preserve"> w</w:t>
      </w:r>
      <w:r w:rsidR="00A940D7" w:rsidRPr="00E07FB0">
        <w:t xml:space="preserve">e assayed </w:t>
      </w:r>
      <w:r w:rsidR="008D5D69" w:rsidRPr="00E07FB0">
        <w:t xml:space="preserve">genetic interactions in </w:t>
      </w:r>
      <w:r w:rsidR="002E5000" w:rsidRPr="00E07FB0">
        <w:t>two</w:t>
      </w:r>
      <w:r w:rsidR="002B3FD0" w:rsidRPr="00E07FB0">
        <w:t xml:space="preserve"> </w:t>
      </w:r>
      <w:r w:rsidR="00A940D7" w:rsidRPr="00E07FB0">
        <w:t xml:space="preserve">cancer cell lines, </w:t>
      </w:r>
      <w:r w:rsidR="002E5000" w:rsidRPr="00E07FB0">
        <w:t>HeLa, a cervical cancer cell line driven by Human Papilloma Virus (HPV), and A549, a KRAS lung cancer cell line driven by KRAS G12S mutation.</w:t>
      </w:r>
      <w:r w:rsidR="000862A8" w:rsidRPr="00E07FB0">
        <w:t xml:space="preserve"> </w:t>
      </w:r>
      <w:r w:rsidR="00ED390E" w:rsidRPr="00E07FB0">
        <w:t xml:space="preserve">We found that measurements of </w:t>
      </w:r>
      <w:commentRangeStart w:id="29"/>
      <w:r w:rsidR="00ED390E" w:rsidRPr="00E07FB0">
        <w:t>single gene fitness</w:t>
      </w:r>
      <w:commentRangeEnd w:id="29"/>
      <w:r w:rsidR="00FE424B">
        <w:rPr>
          <w:rStyle w:val="CommentReference"/>
        </w:rPr>
        <w:commentReference w:id="29"/>
      </w:r>
      <w:r w:rsidR="00ED390E" w:rsidRPr="00E07FB0">
        <w:t xml:space="preserve"> between biological replicates in the same cell line were remarkably well correlated</w:t>
      </w:r>
      <w:r w:rsidR="00DC21FF" w:rsidRPr="00E07FB0">
        <w:t>;</w:t>
      </w:r>
      <w:r w:rsidR="00ED390E" w:rsidRPr="00E07FB0">
        <w:t xml:space="preserve"> </w:t>
      </w:r>
      <w:r w:rsidR="00ED390E" w:rsidRPr="001445ED">
        <w:rPr>
          <w:highlight w:val="yellow"/>
        </w:rPr>
        <w:t xml:space="preserve">XX, </w:t>
      </w:r>
      <w:r w:rsidR="00ED390E" w:rsidRPr="001445ED">
        <w:rPr>
          <w:i/>
          <w:highlight w:val="yellow"/>
        </w:rPr>
        <w:t xml:space="preserve">p </w:t>
      </w:r>
      <w:r w:rsidR="00ED390E" w:rsidRPr="001445ED">
        <w:rPr>
          <w:highlight w:val="yellow"/>
        </w:rPr>
        <w:t xml:space="preserve">= YY for HeLa and XX, </w:t>
      </w:r>
      <w:r w:rsidR="00ED390E" w:rsidRPr="001445ED">
        <w:rPr>
          <w:i/>
          <w:highlight w:val="yellow"/>
        </w:rPr>
        <w:t xml:space="preserve">p </w:t>
      </w:r>
      <w:r w:rsidR="00ED390E" w:rsidRPr="001445ED">
        <w:rPr>
          <w:highlight w:val="yellow"/>
        </w:rPr>
        <w:t>= YY for A549</w:t>
      </w:r>
      <w:r w:rsidR="00ED390E" w:rsidRPr="00E07FB0">
        <w:t xml:space="preserve"> </w:t>
      </w:r>
      <w:r w:rsidR="00ED390E" w:rsidRPr="00D95FFB">
        <w:t>(</w:t>
      </w:r>
      <w:r w:rsidR="00ED390E" w:rsidRPr="00D95FFB">
        <w:rPr>
          <w:b/>
          <w:color w:val="auto"/>
        </w:rPr>
        <w:t xml:space="preserve">Supplementary Figure </w:t>
      </w:r>
      <w:r w:rsidR="00D95FFB" w:rsidRPr="00D95FFB">
        <w:rPr>
          <w:b/>
          <w:color w:val="auto"/>
        </w:rPr>
        <w:t>7</w:t>
      </w:r>
      <w:ins w:id="30" w:author="Amanda Birmingham" w:date="2016-08-31T12:34:00Z">
        <w:r w:rsidR="00FE424B">
          <w:rPr>
            <w:b/>
            <w:color w:val="auto"/>
          </w:rPr>
          <w:t>A,D</w:t>
        </w:r>
      </w:ins>
      <w:r w:rsidR="00ED390E" w:rsidRPr="00D95FFB">
        <w:t>).</w:t>
      </w:r>
      <w:r w:rsidR="00ED390E" w:rsidRPr="00E07FB0">
        <w:t xml:space="preserve"> </w:t>
      </w:r>
      <w:r w:rsidR="00DC21FF" w:rsidRPr="00E07FB0">
        <w:t>Similarly,</w:t>
      </w:r>
      <w:r w:rsidR="00ED390E" w:rsidRPr="00E07FB0">
        <w:t xml:space="preserve"> the </w:t>
      </w:r>
      <w:ins w:id="31" w:author="Amanda Birmingham" w:date="2016-08-31T12:35:00Z">
        <m:oMath>
          <m:r>
            <w:rPr>
              <w:rFonts w:ascii="Cambria Math" w:hAnsi="Cambria Math"/>
            </w:rPr>
            <m:t>π</m:t>
          </m:r>
        </m:oMath>
      </w:ins>
      <w:del w:id="32" w:author="Amanda Birmingham" w:date="2016-08-31T12:35:00Z">
        <w:r w:rsidR="00DC21FF" w:rsidRPr="00E07FB0" w:rsidDel="00FE424B">
          <w:rPr>
            <w:i/>
          </w:rPr>
          <w:delText></w:delText>
        </w:r>
      </w:del>
      <w:r w:rsidR="00DC21FF" w:rsidRPr="00E07FB0">
        <w:t xml:space="preserve"> scores for each interaction were well correlated between biological replicates </w:t>
      </w:r>
      <w:r w:rsidR="00DC21FF" w:rsidRPr="001445ED">
        <w:rPr>
          <w:highlight w:val="yellow"/>
        </w:rPr>
        <w:t xml:space="preserve">XX, </w:t>
      </w:r>
      <w:r w:rsidR="00DC21FF" w:rsidRPr="001445ED">
        <w:rPr>
          <w:i/>
          <w:highlight w:val="yellow"/>
        </w:rPr>
        <w:t xml:space="preserve">p </w:t>
      </w:r>
      <w:r w:rsidR="00DC21FF" w:rsidRPr="001445ED">
        <w:rPr>
          <w:highlight w:val="yellow"/>
        </w:rPr>
        <w:t xml:space="preserve">= YY for HeLa and XX, </w:t>
      </w:r>
      <w:r w:rsidR="00DC21FF" w:rsidRPr="001445ED">
        <w:rPr>
          <w:i/>
          <w:highlight w:val="yellow"/>
        </w:rPr>
        <w:t xml:space="preserve">p </w:t>
      </w:r>
      <w:r w:rsidR="00DC21FF" w:rsidRPr="001445ED">
        <w:rPr>
          <w:highlight w:val="yellow"/>
        </w:rPr>
        <w:t>= YY for A549</w:t>
      </w:r>
      <w:r w:rsidR="00DC21FF" w:rsidRPr="00E07FB0">
        <w:t xml:space="preserve"> </w:t>
      </w:r>
      <w:r w:rsidR="00D95FFB" w:rsidRPr="00D95FFB">
        <w:t>(</w:t>
      </w:r>
      <w:r w:rsidR="00D95FFB" w:rsidRPr="00D95FFB">
        <w:rPr>
          <w:b/>
          <w:color w:val="auto"/>
        </w:rPr>
        <w:t>Supplementary Figure 7</w:t>
      </w:r>
      <w:ins w:id="33" w:author="Amanda Birmingham" w:date="2016-08-31T12:36:00Z">
        <w:r w:rsidR="00FE424B">
          <w:rPr>
            <w:b/>
            <w:color w:val="auto"/>
          </w:rPr>
          <w:t>C,F</w:t>
        </w:r>
      </w:ins>
      <w:r w:rsidR="00D95FFB" w:rsidRPr="00D95FFB">
        <w:t>)</w:t>
      </w:r>
      <w:r w:rsidR="00DC21FF" w:rsidRPr="00E07FB0">
        <w:t>. We z-score normalized the</w:t>
      </w:r>
      <w:del w:id="34" w:author="Amanda Birmingham" w:date="2016-08-31T12:38:00Z">
        <w:r w:rsidR="00DC21FF" w:rsidRPr="00E07FB0" w:rsidDel="00FE424B">
          <w:delText xml:space="preserve"> </w:delText>
        </w:r>
      </w:del>
      <w:r w:rsidR="00DC21FF" w:rsidRPr="00E07FB0">
        <w:t xml:space="preserve"> </w:t>
      </w:r>
      <m:oMath>
        <m:r>
          <w:rPr>
            <w:rFonts w:ascii="Cambria Math" w:hAnsi="Cambria Math"/>
          </w:rPr>
          <m:t>π</m:t>
        </m:r>
      </m:oMath>
      <w:r w:rsidR="000426C3">
        <w:t xml:space="preserve"> </w:t>
      </w:r>
      <w:r w:rsidR="00DC21FF" w:rsidRPr="00E07FB0">
        <w:t xml:space="preserve">scores for each cell line; at a threshold of z &lt; -3 </w:t>
      </w:r>
      <w:r w:rsidR="00DC21FF" w:rsidRPr="001445ED">
        <w:rPr>
          <w:highlight w:val="yellow"/>
        </w:rPr>
        <w:t>there were 32 synthetic lethal hits in HeLa and 61 in A549,</w:t>
      </w:r>
      <w:ins w:id="35" w:author="Amanda Birmingham" w:date="2016-08-31T12:38:00Z">
        <w:r w:rsidR="00FE424B">
          <w:rPr>
            <w:highlight w:val="yellow"/>
          </w:rPr>
          <w:t xml:space="preserve"> while</w:t>
        </w:r>
      </w:ins>
      <w:r w:rsidR="00DC21FF" w:rsidRPr="001445ED">
        <w:rPr>
          <w:highlight w:val="yellow"/>
        </w:rPr>
        <w:t xml:space="preserve"> at z &gt; 3 there were </w:t>
      </w:r>
      <w:r w:rsidR="001861AC" w:rsidRPr="001445ED">
        <w:rPr>
          <w:highlight w:val="yellow"/>
        </w:rPr>
        <w:t>28 epistatic hits in HeLa and 1 epistatic hit in A549 (</w:t>
      </w:r>
      <w:r w:rsidR="001861AC" w:rsidRPr="001445ED">
        <w:rPr>
          <w:b/>
          <w:highlight w:val="yellow"/>
        </w:rPr>
        <w:t>Table S</w:t>
      </w:r>
      <w:r w:rsidR="001445ED" w:rsidRPr="001445ED">
        <w:rPr>
          <w:b/>
          <w:highlight w:val="yellow"/>
        </w:rPr>
        <w:t>3</w:t>
      </w:r>
      <w:r w:rsidR="001861AC" w:rsidRPr="001445ED">
        <w:rPr>
          <w:highlight w:val="yellow"/>
        </w:rPr>
        <w:t>)</w:t>
      </w:r>
      <w:r w:rsidR="001861AC" w:rsidRPr="00E07FB0">
        <w:t>. Comparing the two cell lines</w:t>
      </w:r>
      <w:ins w:id="36" w:author="Amanda Birmingham" w:date="2016-08-31T12:38:00Z">
        <w:r w:rsidR="00FE424B">
          <w:t>,</w:t>
        </w:r>
      </w:ins>
      <w:r w:rsidR="001861AC" w:rsidRPr="00E07FB0">
        <w:t xml:space="preserve"> we found greater correlation in single gene fitness</w:t>
      </w:r>
      <w:r w:rsidR="00C33032" w:rsidRPr="00E07FB0">
        <w:t xml:space="preserve">, r = 0.49, </w:t>
      </w:r>
      <w:r w:rsidR="00C33032" w:rsidRPr="00E07FB0">
        <w:rPr>
          <w:i/>
        </w:rPr>
        <w:t>p</w:t>
      </w:r>
      <w:r w:rsidR="00C33032" w:rsidRPr="00E07FB0">
        <w:t xml:space="preserve"> = 1.4 x10</w:t>
      </w:r>
      <w:r w:rsidR="00C33032" w:rsidRPr="00E07FB0">
        <w:rPr>
          <w:vertAlign w:val="superscript"/>
        </w:rPr>
        <w:t>-5</w:t>
      </w:r>
      <w:r w:rsidR="00C33032" w:rsidRPr="00E07FB0">
        <w:t xml:space="preserve"> (</w:t>
      </w:r>
      <w:r w:rsidR="00C33032" w:rsidRPr="00E07FB0">
        <w:rPr>
          <w:b/>
        </w:rPr>
        <w:t xml:space="preserve">Figure </w:t>
      </w:r>
      <w:del w:id="37" w:author="Amanda Birmingham" w:date="2016-08-31T12:40:00Z">
        <w:r w:rsidR="00C33032" w:rsidRPr="00E07FB0" w:rsidDel="00FE424B">
          <w:rPr>
            <w:b/>
          </w:rPr>
          <w:delText>2</w:delText>
        </w:r>
        <w:r w:rsidR="001445ED" w:rsidDel="00FE424B">
          <w:rPr>
            <w:b/>
          </w:rPr>
          <w:delText>B</w:delText>
        </w:r>
      </w:del>
      <w:ins w:id="38" w:author="Amanda Birmingham" w:date="2016-08-31T12:40:00Z">
        <w:r w:rsidR="00FE424B" w:rsidRPr="00E07FB0">
          <w:rPr>
            <w:b/>
          </w:rPr>
          <w:t>2</w:t>
        </w:r>
        <w:r w:rsidR="00FE424B">
          <w:rPr>
            <w:b/>
          </w:rPr>
          <w:t>C</w:t>
        </w:r>
      </w:ins>
      <w:r w:rsidR="00C33032" w:rsidRPr="00E07FB0">
        <w:t xml:space="preserve">), relative to genetic interaction, </w:t>
      </w:r>
      <w:r w:rsidR="00C33032" w:rsidRPr="00E07FB0">
        <w:rPr>
          <w:highlight w:val="yellow"/>
        </w:rPr>
        <w:t xml:space="preserve">r = 0.XX, </w:t>
      </w:r>
      <w:r w:rsidR="00C33032" w:rsidRPr="00E07FB0">
        <w:rPr>
          <w:i/>
          <w:highlight w:val="yellow"/>
        </w:rPr>
        <w:t>p</w:t>
      </w:r>
      <w:r w:rsidR="00C33032" w:rsidRPr="00E07FB0">
        <w:rPr>
          <w:highlight w:val="yellow"/>
        </w:rPr>
        <w:t xml:space="preserve"> = XX x10</w:t>
      </w:r>
      <w:r w:rsidR="00C33032" w:rsidRPr="00E07FB0">
        <w:rPr>
          <w:highlight w:val="yellow"/>
          <w:vertAlign w:val="superscript"/>
        </w:rPr>
        <w:t>-Y</w:t>
      </w:r>
      <w:r w:rsidR="00C33032" w:rsidRPr="00E07FB0">
        <w:t xml:space="preserve"> (</w:t>
      </w:r>
      <w:r w:rsidR="00C33032" w:rsidRPr="00E07FB0">
        <w:rPr>
          <w:b/>
        </w:rPr>
        <w:t xml:space="preserve">Figure </w:t>
      </w:r>
      <w:del w:id="39" w:author="Amanda Birmingham" w:date="2016-08-31T12:40:00Z">
        <w:r w:rsidR="00C33032" w:rsidRPr="00E07FB0" w:rsidDel="00FE424B">
          <w:rPr>
            <w:b/>
          </w:rPr>
          <w:delText>2</w:delText>
        </w:r>
        <w:r w:rsidR="001445ED" w:rsidDel="00FE424B">
          <w:rPr>
            <w:b/>
          </w:rPr>
          <w:delText>C</w:delText>
        </w:r>
      </w:del>
      <w:ins w:id="40" w:author="Amanda Birmingham" w:date="2016-08-31T12:40:00Z">
        <w:r w:rsidR="00FE424B" w:rsidRPr="00E07FB0">
          <w:rPr>
            <w:b/>
          </w:rPr>
          <w:t>2</w:t>
        </w:r>
        <w:r w:rsidR="00FE424B">
          <w:rPr>
            <w:b/>
          </w:rPr>
          <w:t>D</w:t>
        </w:r>
      </w:ins>
      <w:r w:rsidR="00C33032" w:rsidRPr="00E07FB0">
        <w:t>). As expected</w:t>
      </w:r>
      <w:ins w:id="41" w:author="Amanda Birmingham" w:date="2016-08-31T12:42:00Z">
        <w:r w:rsidR="00FE424B">
          <w:t>,</w:t>
        </w:r>
      </w:ins>
      <w:r w:rsidR="00C33032" w:rsidRPr="00E07FB0">
        <w:t xml:space="preserve"> we found that knockout of drug target genes </w:t>
      </w:r>
      <w:r w:rsidR="006D5C7D" w:rsidRPr="00E07FB0">
        <w:t xml:space="preserve">had a </w:t>
      </w:r>
      <w:r w:rsidR="00C33032" w:rsidRPr="00E07FB0">
        <w:t xml:space="preserve">more negative growth impact relative to TSG, </w:t>
      </w:r>
      <w:r w:rsidR="00C33032" w:rsidRPr="00E07FB0">
        <w:rPr>
          <w:i/>
        </w:rPr>
        <w:t>p</w:t>
      </w:r>
      <w:r w:rsidR="00C33032" w:rsidRPr="00E07FB0">
        <w:t xml:space="preserve"> = </w:t>
      </w:r>
      <w:r w:rsidR="001445ED">
        <w:t>XX</w:t>
      </w:r>
      <w:r w:rsidR="00C33032" w:rsidRPr="00E07FB0">
        <w:t xml:space="preserve"> for HeLa,</w:t>
      </w:r>
      <w:r w:rsidR="00C33032" w:rsidRPr="00E07FB0">
        <w:rPr>
          <w:i/>
        </w:rPr>
        <w:t xml:space="preserve"> p</w:t>
      </w:r>
      <w:r w:rsidR="00C33032" w:rsidRPr="00E07FB0">
        <w:t xml:space="preserve"> = </w:t>
      </w:r>
      <w:r w:rsidR="001445ED">
        <w:t>YY</w:t>
      </w:r>
      <w:r w:rsidR="00C33032" w:rsidRPr="00E07FB0">
        <w:t xml:space="preserve"> for A549 (</w:t>
      </w:r>
      <w:commentRangeStart w:id="42"/>
      <w:commentRangeStart w:id="43"/>
      <w:ins w:id="44" w:author="Amanda Birmingham" w:date="2016-08-31T12:43:00Z">
        <w:r w:rsidR="00AC0497">
          <w:rPr>
            <w:b/>
          </w:rPr>
          <w:t>Figure 2B</w:t>
        </w:r>
      </w:ins>
      <w:commentRangeEnd w:id="42"/>
      <w:ins w:id="45" w:author="Amanda Birmingham" w:date="2016-08-31T12:44:00Z">
        <w:r w:rsidR="00AC0497">
          <w:rPr>
            <w:rStyle w:val="CommentReference"/>
          </w:rPr>
          <w:commentReference w:id="42"/>
        </w:r>
      </w:ins>
      <w:ins w:id="46" w:author="Amanda Birmingham" w:date="2016-08-31T12:43:00Z">
        <w:r w:rsidR="00AC0497">
          <w:rPr>
            <w:b/>
          </w:rPr>
          <w:t xml:space="preserve">, </w:t>
        </w:r>
      </w:ins>
      <w:commentRangeEnd w:id="43"/>
      <w:ins w:id="47" w:author="Amanda Birmingham" w:date="2016-08-31T14:00:00Z">
        <w:r w:rsidR="00016D25">
          <w:rPr>
            <w:rStyle w:val="CommentReference"/>
          </w:rPr>
          <w:commentReference w:id="43"/>
        </w:r>
      </w:ins>
      <w:r w:rsidR="001445ED" w:rsidRPr="00D95FFB">
        <w:rPr>
          <w:b/>
          <w:color w:val="auto"/>
        </w:rPr>
        <w:t>Supplementary Figure</w:t>
      </w:r>
      <w:r w:rsidR="001445ED">
        <w:rPr>
          <w:b/>
          <w:color w:val="auto"/>
        </w:rPr>
        <w:t>s</w:t>
      </w:r>
      <w:r w:rsidR="001445ED" w:rsidRPr="00D95FFB">
        <w:rPr>
          <w:b/>
          <w:color w:val="auto"/>
        </w:rPr>
        <w:t xml:space="preserve"> </w:t>
      </w:r>
      <w:r w:rsidR="001445ED">
        <w:rPr>
          <w:b/>
          <w:color w:val="auto"/>
        </w:rPr>
        <w:t>8, 9</w:t>
      </w:r>
      <w:r w:rsidR="00C33032" w:rsidRPr="00E07FB0">
        <w:t>).</w:t>
      </w:r>
    </w:p>
    <w:p w14:paraId="7AF2C80C" w14:textId="26910C3A" w:rsidR="004216CE" w:rsidRPr="00E07FB0" w:rsidRDefault="0035771D" w:rsidP="001445ED">
      <w:pPr>
        <w:pStyle w:val="Normal1"/>
        <w:spacing w:line="480" w:lineRule="auto"/>
        <w:ind w:firstLine="720"/>
        <w:jc w:val="both"/>
      </w:pPr>
      <w:r w:rsidRPr="00E07FB0">
        <w:t>To identify genetic interactions conserved between the two cell lines</w:t>
      </w:r>
      <w:ins w:id="48" w:author="Amanda Birmingham" w:date="2016-08-31T12:51:00Z">
        <w:r w:rsidR="005D589C">
          <w:t>,</w:t>
        </w:r>
      </w:ins>
      <w:r w:rsidRPr="00E07FB0">
        <w:t xml:space="preserve"> we multiplied the z-scores for HeLa and A549 for each interaction to create a z-product. This conserved network (</w:t>
      </w:r>
      <w:r w:rsidRPr="001445ED">
        <w:rPr>
          <w:b/>
        </w:rPr>
        <w:t xml:space="preserve">Figure </w:t>
      </w:r>
      <w:del w:id="49" w:author="Amanda Birmingham" w:date="2016-08-31T12:52:00Z">
        <w:r w:rsidR="001445ED" w:rsidRPr="001445ED" w:rsidDel="005D589C">
          <w:rPr>
            <w:b/>
          </w:rPr>
          <w:delText>2D</w:delText>
        </w:r>
      </w:del>
      <w:ins w:id="50" w:author="Amanda Birmingham" w:date="2016-08-31T12:52:00Z">
        <w:r w:rsidR="005D589C">
          <w:rPr>
            <w:b/>
          </w:rPr>
          <w:t>3A</w:t>
        </w:r>
      </w:ins>
      <w:r w:rsidR="00850B4A" w:rsidRPr="00E07FB0">
        <w:rPr>
          <w:b/>
        </w:rPr>
        <w:t xml:space="preserve">, </w:t>
      </w:r>
      <w:r w:rsidR="00850B4A" w:rsidRPr="001445ED">
        <w:rPr>
          <w:b/>
          <w:highlight w:val="yellow"/>
        </w:rPr>
        <w:t>Table S</w:t>
      </w:r>
      <w:r w:rsidR="001445ED" w:rsidRPr="001445ED">
        <w:rPr>
          <w:b/>
          <w:highlight w:val="yellow"/>
        </w:rPr>
        <w:t>3</w:t>
      </w:r>
      <w:r w:rsidRPr="00E07FB0">
        <w:t xml:space="preserve">) </w:t>
      </w:r>
      <w:del w:id="51" w:author="Amanda Birmingham" w:date="2016-08-31T12:52:00Z">
        <w:r w:rsidRPr="00E07FB0" w:rsidDel="005D589C">
          <w:delText>included</w:delText>
        </w:r>
      </w:del>
      <w:ins w:id="52" w:author="Amanda Birmingham" w:date="2016-08-31T12:52:00Z">
        <w:r w:rsidR="005D589C">
          <w:t>contains</w:t>
        </w:r>
      </w:ins>
      <w:r w:rsidRPr="00E07FB0">
        <w:t xml:space="preserve"> many therapeutically relevant interactions</w:t>
      </w:r>
      <w:ins w:id="53" w:author="Amanda Birmingham" w:date="2016-08-31T12:53:00Z">
        <w:r w:rsidR="005D589C">
          <w:t>,</w:t>
        </w:r>
      </w:ins>
      <w:r w:rsidR="00AD057C" w:rsidRPr="00E07FB0">
        <w:t xml:space="preserve"> including </w:t>
      </w:r>
      <w:r w:rsidR="00AD057C" w:rsidRPr="001445ED">
        <w:rPr>
          <w:highlight w:val="yellow"/>
        </w:rPr>
        <w:t>CHEK1-MAP2K1 and ATM-CDK9</w:t>
      </w:r>
      <w:r w:rsidR="007D0B01" w:rsidRPr="00E07FB0">
        <w:t>,</w:t>
      </w:r>
      <w:r w:rsidR="00AD057C" w:rsidRPr="00E07FB0">
        <w:t xml:space="preserve"> which were validated in micro-titer viability assays using chemical inhibitors of each gene (</w:t>
      </w:r>
      <w:r w:rsidR="00AD057C" w:rsidRPr="001445ED">
        <w:rPr>
          <w:b/>
        </w:rPr>
        <w:t xml:space="preserve">Figure </w:t>
      </w:r>
      <w:del w:id="54" w:author="Amanda Birmingham" w:date="2016-08-31T12:53:00Z">
        <w:r w:rsidR="001445ED" w:rsidRPr="001445ED" w:rsidDel="005D589C">
          <w:rPr>
            <w:b/>
          </w:rPr>
          <w:delText>2E</w:delText>
        </w:r>
      </w:del>
      <w:ins w:id="55" w:author="Amanda Birmingham" w:date="2016-08-31T12:53:00Z">
        <w:r w:rsidR="005D589C">
          <w:rPr>
            <w:b/>
          </w:rPr>
          <w:t>3B</w:t>
        </w:r>
      </w:ins>
      <w:r w:rsidR="001445ED" w:rsidRPr="001445ED">
        <w:rPr>
          <w:b/>
        </w:rPr>
        <w:t>,</w:t>
      </w:r>
      <w:commentRangeStart w:id="56"/>
      <w:del w:id="57" w:author="Amanda Birmingham" w:date="2016-08-31T12:53:00Z">
        <w:r w:rsidR="001445ED" w:rsidRPr="001445ED" w:rsidDel="005D589C">
          <w:rPr>
            <w:b/>
          </w:rPr>
          <w:delText>F</w:delText>
        </w:r>
      </w:del>
      <w:ins w:id="58" w:author="Amanda Birmingham" w:date="2016-08-31T12:53:00Z">
        <w:r w:rsidR="005D589C">
          <w:rPr>
            <w:b/>
          </w:rPr>
          <w:t>C</w:t>
        </w:r>
      </w:ins>
      <w:commentRangeEnd w:id="56"/>
      <w:ins w:id="59" w:author="Amanda Birmingham" w:date="2016-08-31T14:01:00Z">
        <w:r w:rsidR="00016D25">
          <w:rPr>
            <w:rStyle w:val="CommentReference"/>
          </w:rPr>
          <w:commentReference w:id="56"/>
        </w:r>
      </w:ins>
      <w:r w:rsidR="00AD057C" w:rsidRPr="001445ED">
        <w:t>)</w:t>
      </w:r>
      <w:r w:rsidR="00AD057C" w:rsidRPr="00E07FB0">
        <w:t xml:space="preserve">. </w:t>
      </w:r>
      <w:r w:rsidR="007D0B01" w:rsidRPr="001445ED">
        <w:rPr>
          <w:highlight w:val="yellow"/>
        </w:rPr>
        <w:t>The strong synthetic lethal interaction between CHEK1 and MAP2K1 (also known as MEK1) suggest that inhibitors</w:t>
      </w:r>
      <w:ins w:id="60" w:author="Amanda Birmingham" w:date="2016-08-31T12:53:00Z">
        <w:r w:rsidR="005D589C">
          <w:rPr>
            <w:highlight w:val="yellow"/>
          </w:rPr>
          <w:t xml:space="preserve"> of</w:t>
        </w:r>
      </w:ins>
      <w:r w:rsidR="007D0B01" w:rsidRPr="001445ED">
        <w:rPr>
          <w:highlight w:val="yellow"/>
        </w:rPr>
        <w:t xml:space="preserve"> CHEK1, of which several are in </w:t>
      </w:r>
      <w:r w:rsidR="007D0B01" w:rsidRPr="001445ED">
        <w:rPr>
          <w:highlight w:val="yellow"/>
        </w:rPr>
        <w:lastRenderedPageBreak/>
        <w:t>clinical deve</w:t>
      </w:r>
      <w:r w:rsidR="003B5874" w:rsidRPr="001445ED">
        <w:rPr>
          <w:highlight w:val="yellow"/>
        </w:rPr>
        <w:t>lopment</w:t>
      </w:r>
      <w:r w:rsidR="003B5874" w:rsidRPr="001445ED">
        <w:rPr>
          <w:highlight w:val="yellow"/>
        </w:rPr>
        <w:fldChar w:fldCharType="begin"/>
      </w:r>
      <w:r w:rsidR="003B5874" w:rsidRPr="001445ED">
        <w:rPr>
          <w:highlight w:val="yellow"/>
        </w:rPr>
        <w:instrText xml:space="preserve"> ADDIN EN.CITE &lt;EndNote&gt;&lt;Cite&gt;&lt;Author&gt;Manic&lt;/Author&gt;&lt;Year&gt;2015&lt;/Year&gt;&lt;RecNum&gt;189&lt;/RecNum&gt;&lt;DisplayText&gt;&lt;style face="superscript"&gt;21&lt;/style&gt;&lt;/DisplayText&gt;&lt;record&gt;&lt;rec-number&gt;189&lt;/rec-number&gt;&lt;foreign-keys&gt;&lt;key app="EN" db-id="ar2vtzsr25pefyedpzaxptvjzsdxvfxztapf" timestamp="1471473385"&gt;189&lt;/key&gt;&lt;/foreign-keys&gt;&lt;ref-type name="Journal Article"&gt;17&lt;/ref-type&gt;&lt;contributors&gt;&lt;authors&gt;&lt;author&gt;Manic, Gwenola&lt;/author&gt;&lt;author&gt;Obrist, Florine&lt;/author&gt;&lt;author&gt;Sistigu, Antonella&lt;/author&gt;&lt;author&gt;Vitale, Ilio&lt;/author&gt;&lt;/authors&gt;&lt;/contributors&gt;&lt;titles&gt;&lt;title&gt;Trial Watch: Targeting ATM–CHK2 and ATR–CHK1 pathways for anticancer therapy&lt;/title&gt;&lt;secondary-title&gt;Molecular &amp;amp; Cellular Oncology&lt;/secondary-title&gt;&lt;/titles&gt;&lt;periodical&gt;&lt;full-title&gt;Molecular &amp;amp; Cellular Oncology&lt;/full-title&gt;&lt;/periodical&gt;&lt;pages&gt;e1012976&lt;/pages&gt;&lt;volume&gt;2&lt;/volume&gt;&lt;number&gt;4&lt;/number&gt;&lt;dates&gt;&lt;year&gt;2015&lt;/year&gt;&lt;pub-dates&gt;&lt;date&gt;2015/10/02&lt;/date&gt;&lt;/pub-dates&gt;&lt;/dates&gt;&lt;publisher&gt;Taylor &amp;amp; Francis&lt;/publisher&gt;&lt;isbn&gt;null&lt;/isbn&gt;&lt;urls&gt;&lt;related-urls&gt;&lt;url&gt;http://dx.doi.org/10.1080/23723556.2015.1012976&lt;/url&gt;&lt;/related-urls&gt;&lt;/urls&gt;&lt;electronic-resource-num&gt;10.1080/23723556.2015.1012976&lt;/electronic-resource-num&gt;&lt;/record&gt;&lt;/Cite&gt;&lt;/EndNote&gt;</w:instrText>
      </w:r>
      <w:r w:rsidR="003B5874" w:rsidRPr="001445ED">
        <w:rPr>
          <w:highlight w:val="yellow"/>
        </w:rPr>
        <w:fldChar w:fldCharType="separate"/>
      </w:r>
      <w:r w:rsidR="003B5874" w:rsidRPr="001445ED">
        <w:rPr>
          <w:noProof/>
          <w:highlight w:val="yellow"/>
          <w:vertAlign w:val="superscript"/>
        </w:rPr>
        <w:t>21</w:t>
      </w:r>
      <w:r w:rsidR="003B5874" w:rsidRPr="001445ED">
        <w:rPr>
          <w:highlight w:val="yellow"/>
        </w:rPr>
        <w:fldChar w:fldCharType="end"/>
      </w:r>
      <w:r w:rsidR="007D0B01" w:rsidRPr="001445ED">
        <w:rPr>
          <w:highlight w:val="yellow"/>
        </w:rPr>
        <w:t>, should be tested in combination with MEK1 inhibitors, such as the FDA approved Trametinib. A</w:t>
      </w:r>
      <w:ins w:id="61" w:author="Amanda Birmingham" w:date="2016-08-31T12:54:00Z">
        <w:r w:rsidR="005D589C">
          <w:rPr>
            <w:highlight w:val="yellow"/>
          </w:rPr>
          <w:t>dditionally, A</w:t>
        </w:r>
      </w:ins>
      <w:r w:rsidR="007D0B01" w:rsidRPr="001445ED">
        <w:rPr>
          <w:highlight w:val="yellow"/>
        </w:rPr>
        <w:t>TM is frequently mutated in both solid and hematologic malignancies</w:t>
      </w:r>
      <w:r w:rsidR="007D0B01" w:rsidRPr="001445ED">
        <w:rPr>
          <w:highlight w:val="yellow"/>
        </w:rPr>
        <w:fldChar w:fldCharType="begin"/>
      </w:r>
      <w:r w:rsidR="003B5874" w:rsidRPr="001445ED">
        <w:rPr>
          <w:highlight w:val="yellow"/>
        </w:rPr>
        <w:instrText xml:space="preserve"> ADDIN EN.CITE &lt;EndNote&gt;&lt;Cite&gt;&lt;Author&gt;Choi&lt;/Author&gt;&lt;Year&gt;2016&lt;/Year&gt;&lt;RecNum&gt;143&lt;/RecNum&gt;&lt;DisplayText&gt;&lt;style face="superscript"&gt;22&lt;/style&gt;&lt;/DisplayText&gt;&lt;record&gt;&lt;rec-number&gt;143&lt;/rec-number&gt;&lt;foreign-keys&gt;&lt;key app="EN" db-id="ar2vtzsr25pefyedpzaxptvjzsdxvfxztapf" timestamp="1471472903"&gt;143&lt;/key&gt;&lt;/foreign-keys&gt;&lt;ref-type name="Journal Article"&gt;17&lt;/ref-type&gt;&lt;contributors&gt;&lt;authors&gt;&lt;author&gt;Choi, M.&lt;/author&gt;&lt;author&gt;Kipps, T.&lt;/author&gt;&lt;author&gt;Kurzrock, R.&lt;/author&gt;&lt;/authors&gt;&lt;/contributors&gt;&lt;auth-address&gt;Center for Personalized Cancer Therapy, and Division of Hematology and Oncology, UCSD Moores Cancer Center, La Jolla, California. mychoi@ucsd.edu.&amp;#xD;Center for Personalized Cancer Therapy, and Division of Hematology and Oncology, UCSD Moores Cancer Center, La Jolla, California.&lt;/auth-address&gt;&lt;titles&gt;&lt;title&gt;ATM Mutations in Cancer: Therapeutic Implications&lt;/title&gt;&lt;secondary-title&gt;Mol Cancer Ther&lt;/secondary-title&gt;&lt;/titles&gt;&lt;periodical&gt;&lt;full-title&gt;Mol Cancer Ther&lt;/full-title&gt;&lt;/periodical&gt;&lt;pages&gt;1781-91&lt;/pages&gt;&lt;volume&gt;15&lt;/volume&gt;&lt;number&gt;8&lt;/number&gt;&lt;dates&gt;&lt;year&gt;2016&lt;/year&gt;&lt;pub-dates&gt;&lt;date&gt;Aug&lt;/date&gt;&lt;/pub-dates&gt;&lt;/dates&gt;&lt;isbn&gt;1538-8514 (Electronic)&amp;#xD;1535-7163 (Linking)&lt;/isbn&gt;&lt;accession-num&gt;27413114&lt;/accession-num&gt;&lt;urls&gt;&lt;related-urls&gt;&lt;url&gt;http://www.ncbi.nlm.nih.gov/pubmed/27413114&lt;/url&gt;&lt;/related-urls&gt;&lt;/urls&gt;&lt;electronic-resource-num&gt;10.1158/1535-7163.MCT-15-0945&lt;/electronic-resource-num&gt;&lt;/record&gt;&lt;/Cite&gt;&lt;/EndNote&gt;</w:instrText>
      </w:r>
      <w:r w:rsidR="007D0B01" w:rsidRPr="001445ED">
        <w:rPr>
          <w:highlight w:val="yellow"/>
        </w:rPr>
        <w:fldChar w:fldCharType="separate"/>
      </w:r>
      <w:r w:rsidR="003B5874" w:rsidRPr="001445ED">
        <w:rPr>
          <w:noProof/>
          <w:highlight w:val="yellow"/>
          <w:vertAlign w:val="superscript"/>
        </w:rPr>
        <w:t>22</w:t>
      </w:r>
      <w:r w:rsidR="007D0B01" w:rsidRPr="001445ED">
        <w:rPr>
          <w:highlight w:val="yellow"/>
        </w:rPr>
        <w:fldChar w:fldCharType="end"/>
      </w:r>
      <w:r w:rsidR="007D0B01" w:rsidRPr="001445ED">
        <w:rPr>
          <w:highlight w:val="yellow"/>
        </w:rPr>
        <w:t>,</w:t>
      </w:r>
      <w:ins w:id="62" w:author="Amanda Birmingham" w:date="2016-08-31T12:54:00Z">
        <w:r w:rsidR="005D589C">
          <w:rPr>
            <w:highlight w:val="yellow"/>
          </w:rPr>
          <w:t xml:space="preserve"> and its</w:t>
        </w:r>
      </w:ins>
      <w:del w:id="63" w:author="Amanda Birmingham" w:date="2016-08-31T12:54:00Z">
        <w:r w:rsidR="007D0B01" w:rsidRPr="001445ED" w:rsidDel="005D589C">
          <w:rPr>
            <w:highlight w:val="yellow"/>
          </w:rPr>
          <w:delText xml:space="preserve"> </w:delText>
        </w:r>
        <w:r w:rsidR="003B5874" w:rsidRPr="001445ED" w:rsidDel="005D589C">
          <w:rPr>
            <w:highlight w:val="yellow"/>
          </w:rPr>
          <w:delText>the</w:delText>
        </w:r>
      </w:del>
      <w:r w:rsidR="003B5874" w:rsidRPr="001445ED">
        <w:rPr>
          <w:highlight w:val="yellow"/>
        </w:rPr>
        <w:t xml:space="preserve"> synthetic lethal interaction with CDK9 suggests these ATM mutation tumors should be sensitive to CDK inhibitors such as the FDA approved Palbociclib.</w:t>
      </w:r>
      <w:r w:rsidR="001445ED">
        <w:t xml:space="preserve"> </w:t>
      </w:r>
      <w:ins w:id="64" w:author="Amanda Birmingham" w:date="2016-08-31T12:54:00Z">
        <w:r w:rsidR="005D589C">
          <w:t>S</w:t>
        </w:r>
      </w:ins>
      <w:del w:id="65" w:author="Amanda Birmingham" w:date="2016-08-31T12:54:00Z">
        <w:r w:rsidR="00850B4A" w:rsidRPr="00E07FB0" w:rsidDel="005D589C">
          <w:delText>Additionally,</w:delText>
        </w:r>
        <w:r w:rsidR="004216CE" w:rsidRPr="00E07FB0" w:rsidDel="005D589C">
          <w:delText xml:space="preserve"> s</w:delText>
        </w:r>
      </w:del>
      <w:r w:rsidR="004216CE" w:rsidRPr="00E07FB0">
        <w:t>everal private interactions for each cell line were</w:t>
      </w:r>
      <w:ins w:id="66" w:author="Amanda Birmingham" w:date="2016-08-31T12:54:00Z">
        <w:r w:rsidR="005D589C">
          <w:t xml:space="preserve"> also</w:t>
        </w:r>
      </w:ins>
      <w:r w:rsidR="004216CE" w:rsidRPr="00E07FB0">
        <w:t xml:space="preserve"> validated</w:t>
      </w:r>
      <w:ins w:id="67" w:author="Amanda Birmingham" w:date="2016-08-31T12:54:00Z">
        <w:r w:rsidR="005D589C">
          <w:t>,</w:t>
        </w:r>
      </w:ins>
      <w:r w:rsidR="004216CE" w:rsidRPr="00E07FB0">
        <w:t xml:space="preserve"> including </w:t>
      </w:r>
      <w:r w:rsidR="004216CE" w:rsidRPr="001445ED">
        <w:rPr>
          <w:highlight w:val="yellow"/>
        </w:rPr>
        <w:t>CHEK1-ADA and CDK9-PRKDC in A549</w:t>
      </w:r>
      <w:ins w:id="68" w:author="Amanda Birmingham" w:date="2016-08-31T12:56:00Z">
        <w:r w:rsidR="00B10140">
          <w:rPr>
            <w:highlight w:val="yellow"/>
          </w:rPr>
          <w:t>,</w:t>
        </w:r>
      </w:ins>
      <w:del w:id="69" w:author="Amanda Birmingham" w:date="2016-08-31T12:56:00Z">
        <w:r w:rsidR="004216CE" w:rsidRPr="001445ED" w:rsidDel="00B10140">
          <w:rPr>
            <w:highlight w:val="yellow"/>
          </w:rPr>
          <w:delText>;</w:delText>
        </w:r>
      </w:del>
      <w:r w:rsidR="004216CE" w:rsidRPr="001445ED">
        <w:rPr>
          <w:highlight w:val="yellow"/>
        </w:rPr>
        <w:t xml:space="preserve"> and CDK9-CASP8 and CHEK1-ATM in HeLa</w:t>
      </w:r>
      <w:r w:rsidR="004216CE" w:rsidRPr="00E07FB0">
        <w:t>.</w:t>
      </w:r>
      <w:r w:rsidR="00850B4A" w:rsidRPr="00E07FB0">
        <w:t xml:space="preserve"> </w:t>
      </w:r>
      <w:r w:rsidR="00850B4A" w:rsidRPr="001445ED">
        <w:rPr>
          <w:highlight w:val="yellow"/>
        </w:rPr>
        <w:t>The three conserved epistatic interactions, CDKN2A-P</w:t>
      </w:r>
      <w:r w:rsidR="001A3EC1" w:rsidRPr="001445ED">
        <w:rPr>
          <w:highlight w:val="yellow"/>
        </w:rPr>
        <w:t>TEN, TP53-PTEN, and NF1-PTEN</w:t>
      </w:r>
      <w:ins w:id="70" w:author="Amanda Birmingham" w:date="2016-08-31T12:56:00Z">
        <w:r w:rsidR="00B10140">
          <w:rPr>
            <w:highlight w:val="yellow"/>
          </w:rPr>
          <w:t>,</w:t>
        </w:r>
      </w:ins>
      <w:r w:rsidR="001A3EC1" w:rsidRPr="001445ED">
        <w:rPr>
          <w:highlight w:val="yellow"/>
        </w:rPr>
        <w:t xml:space="preserve"> are all enriched for co-occurrence in TCGA pan-cancer dataset,</w:t>
      </w:r>
      <w:r w:rsidR="001A3EC1" w:rsidRPr="00E07FB0">
        <w:t xml:space="preserve"> suggesting these pro-growth interactions are common to many cancer types. </w:t>
      </w:r>
      <w:r w:rsidR="00850B4A" w:rsidRPr="00E07FB0">
        <w:t xml:space="preserve">Of the </w:t>
      </w:r>
      <w:r w:rsidR="005A0EF9" w:rsidRPr="001445ED">
        <w:rPr>
          <w:highlight w:val="yellow"/>
        </w:rPr>
        <w:t>91</w:t>
      </w:r>
      <w:r w:rsidR="005A0EF9" w:rsidRPr="00E07FB0">
        <w:t xml:space="preserve"> total unique SL interactions reported here, </w:t>
      </w:r>
      <w:r w:rsidR="005A0EF9" w:rsidRPr="00E07FB0">
        <w:rPr>
          <w:highlight w:val="yellow"/>
        </w:rPr>
        <w:t>XX</w:t>
      </w:r>
      <w:r w:rsidR="005A0EF9" w:rsidRPr="00E07FB0">
        <w:t xml:space="preserve"> have been previously reported in literature (</w:t>
      </w:r>
      <w:r w:rsidR="005A0EF9" w:rsidRPr="001445ED">
        <w:rPr>
          <w:highlight w:val="yellow"/>
        </w:rPr>
        <w:t>Table S</w:t>
      </w:r>
      <w:r w:rsidR="001445ED" w:rsidRPr="001445ED">
        <w:rPr>
          <w:highlight w:val="yellow"/>
        </w:rPr>
        <w:t>3</w:t>
      </w:r>
      <w:r w:rsidR="005A0EF9" w:rsidRPr="00E07FB0">
        <w:t>).</w:t>
      </w:r>
    </w:p>
    <w:p w14:paraId="5A42D4E0" w14:textId="5BD3C4FA" w:rsidR="006D5C7D" w:rsidRPr="00E07FB0" w:rsidRDefault="006D5C7D" w:rsidP="00F01378">
      <w:pPr>
        <w:pStyle w:val="Normal1"/>
        <w:spacing w:line="480" w:lineRule="auto"/>
        <w:ind w:firstLine="720"/>
        <w:jc w:val="both"/>
      </w:pPr>
      <w:r w:rsidRPr="00E07FB0">
        <w:t>We note a recent study</w:t>
      </w:r>
      <w:r w:rsidR="0064274D" w:rsidRPr="00E07FB0">
        <w:t>, CombiGEM,</w:t>
      </w:r>
      <w:r w:rsidRPr="00E07FB0">
        <w:t xml:space="preserve"> utilizing a </w:t>
      </w:r>
      <w:r w:rsidR="0064274D" w:rsidRPr="00E07FB0">
        <w:t>multi</w:t>
      </w:r>
      <w:r w:rsidRPr="00E07FB0">
        <w:t>-gRNA CRISPR-Cas9 approach</w:t>
      </w:r>
      <w:r w:rsidR="003F1B03" w:rsidRPr="00E07FB0">
        <w:fldChar w:fldCharType="begin">
          <w:fldData xml:space="preserve">PEVuZE5vdGU+PENpdGU+PEF1dGhvcj5Xb25nPC9BdXRob3I+PFllYXI+MjAxNjwvWWVhcj48UmVj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</w:fldData>
        </w:fldChar>
      </w:r>
      <w:r w:rsidR="003F1B03" w:rsidRPr="00E07FB0">
        <w:instrText xml:space="preserve"> ADDIN EN.CITE </w:instrText>
      </w:r>
      <w:r w:rsidR="003F1B03" w:rsidRPr="00E07FB0">
        <w:fldChar w:fldCharType="begin">
          <w:fldData xml:space="preserve">PEVuZE5vdGU+PENpdGU+PEF1dGhvcj5Xb25nPC9BdXRob3I+PFllYXI+MjAxNjwvWWVhcj48UmVj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</w:fldData>
        </w:fldChar>
      </w:r>
      <w:r w:rsidR="003F1B03" w:rsidRPr="00E07FB0">
        <w:instrText xml:space="preserve"> ADDIN EN.CITE.DATA </w:instrText>
      </w:r>
      <w:r w:rsidR="003F1B03" w:rsidRPr="00E07FB0">
        <w:fldChar w:fldCharType="end"/>
      </w:r>
      <w:r w:rsidR="003F1B03" w:rsidRPr="00E07FB0">
        <w:fldChar w:fldCharType="separate"/>
      </w:r>
      <w:r w:rsidR="003F1B03" w:rsidRPr="00E07FB0">
        <w:rPr>
          <w:noProof/>
          <w:vertAlign w:val="superscript"/>
        </w:rPr>
        <w:t>23</w:t>
      </w:r>
      <w:r w:rsidR="003F1B03" w:rsidRPr="00E07FB0">
        <w:fldChar w:fldCharType="end"/>
      </w:r>
      <w:r w:rsidRPr="00E07FB0">
        <w:t>.</w:t>
      </w:r>
      <w:r w:rsidR="0064274D" w:rsidRPr="00E07FB0">
        <w:t xml:space="preserve"> While the studies are complementary</w:t>
      </w:r>
      <w:ins w:id="71" w:author="Amanda Birmingham" w:date="2016-08-31T13:46:00Z">
        <w:r w:rsidR="00C53EF9">
          <w:t>,</w:t>
        </w:r>
      </w:ins>
      <w:r w:rsidR="0064274D" w:rsidRPr="00E07FB0">
        <w:t xml:space="preserve"> we</w:t>
      </w:r>
      <w:r w:rsidR="00423C3D" w:rsidRPr="00E07FB0">
        <w:t xml:space="preserve"> also note some key differences. First</w:t>
      </w:r>
      <w:r w:rsidR="0064274D" w:rsidRPr="00E07FB0">
        <w:t>,</w:t>
      </w:r>
      <w:r w:rsidR="00D92DAB" w:rsidRPr="00E07FB0">
        <w:t xml:space="preserve"> our methodology </w:t>
      </w:r>
      <w:r w:rsidRPr="00E07FB0">
        <w:t>utilize</w:t>
      </w:r>
      <w:r w:rsidR="00D92DAB" w:rsidRPr="00E07FB0">
        <w:t>s</w:t>
      </w:r>
      <w:r w:rsidRPr="00E07FB0">
        <w:t xml:space="preserve"> a deterministic dual-gRNA library construction approach where</w:t>
      </w:r>
      <w:r w:rsidR="0064274D" w:rsidRPr="00E07FB0">
        <w:t>by</w:t>
      </w:r>
      <w:r w:rsidRPr="00E07FB0">
        <w:t xml:space="preserve"> each dual-gRNA pair is </w:t>
      </w:r>
      <w:commentRangeStart w:id="72"/>
      <w:r w:rsidR="0064274D" w:rsidRPr="00E07FB0">
        <w:t xml:space="preserve">specified during oligonucleotide synthesis, thus enabling the library size to be fully specified and also </w:t>
      </w:r>
      <w:r w:rsidR="00C8197C" w:rsidRPr="00E07FB0">
        <w:t xml:space="preserve">enabling </w:t>
      </w:r>
      <w:r w:rsidR="0064274D" w:rsidRPr="00E07FB0">
        <w:t>arbitrary u</w:t>
      </w:r>
      <w:r w:rsidR="00423C3D" w:rsidRPr="00E07FB0">
        <w:t xml:space="preserve">ser-specification </w:t>
      </w:r>
      <w:commentRangeEnd w:id="72"/>
      <w:r w:rsidR="002B27FA">
        <w:rPr>
          <w:rStyle w:val="CommentReference"/>
        </w:rPr>
        <w:commentReference w:id="72"/>
      </w:r>
      <w:r w:rsidR="00423C3D" w:rsidRPr="00E07FB0">
        <w:t>of gRNA pairs.</w:t>
      </w:r>
      <w:r w:rsidRPr="00E07FB0">
        <w:t xml:space="preserve"> </w:t>
      </w:r>
      <w:r w:rsidR="00423C3D" w:rsidRPr="00E07FB0">
        <w:t>Second</w:t>
      </w:r>
      <w:r w:rsidR="0064274D" w:rsidRPr="00E07FB0">
        <w:t>, we develop</w:t>
      </w:r>
      <w:r w:rsidRPr="00E07FB0">
        <w:t xml:space="preserve"> a novel </w:t>
      </w:r>
      <w:r w:rsidR="00C8197C" w:rsidRPr="00E07FB0">
        <w:t>computational</w:t>
      </w:r>
      <w:r w:rsidRPr="00E07FB0">
        <w:t xml:space="preserve"> </w:t>
      </w:r>
      <w:r w:rsidR="00C8197C" w:rsidRPr="00E07FB0">
        <w:t xml:space="preserve">framework that utilizes </w:t>
      </w:r>
      <w:r w:rsidR="0064274D" w:rsidRPr="00E07FB0">
        <w:t xml:space="preserve">a </w:t>
      </w:r>
      <w:r w:rsidR="00C8197C" w:rsidRPr="00E07FB0">
        <w:t>longitudinal</w:t>
      </w:r>
      <w:r w:rsidR="0064274D" w:rsidRPr="00E07FB0">
        <w:t xml:space="preserve"> analysis </w:t>
      </w:r>
      <w:r w:rsidR="00D92DAB" w:rsidRPr="00E07FB0">
        <w:t>integrat</w:t>
      </w:r>
      <w:r w:rsidR="00C8197C" w:rsidRPr="00E07FB0">
        <w:t>ing</w:t>
      </w:r>
      <w:r w:rsidR="00D92DAB" w:rsidRPr="00E07FB0">
        <w:t xml:space="preserve"> data across multiple time points and </w:t>
      </w:r>
      <w:r w:rsidR="0064274D" w:rsidRPr="00E07FB0">
        <w:t xml:space="preserve">also </w:t>
      </w:r>
      <w:r w:rsidR="00C8197C" w:rsidRPr="00E07FB0">
        <w:t>systematic</w:t>
      </w:r>
      <w:r w:rsidR="00DD3BE9" w:rsidRPr="00E07FB0">
        <w:t>ally</w:t>
      </w:r>
      <w:r w:rsidR="00D92DAB" w:rsidRPr="00E07FB0">
        <w:t xml:space="preserve"> rank</w:t>
      </w:r>
      <w:r w:rsidR="00DD3BE9" w:rsidRPr="00E07FB0">
        <w:t>s</w:t>
      </w:r>
      <w:r w:rsidR="00D92DAB" w:rsidRPr="00E07FB0">
        <w:t xml:space="preserve"> gRNAs to</w:t>
      </w:r>
      <w:r w:rsidR="00C8197C" w:rsidRPr="00E07FB0">
        <w:t xml:space="preserve"> </w:t>
      </w:r>
      <w:r w:rsidR="00423C3D" w:rsidRPr="00E07FB0">
        <w:t>minimize variability between replicates and</w:t>
      </w:r>
      <w:r w:rsidR="00D92DAB" w:rsidRPr="00E07FB0">
        <w:t xml:space="preserve"> improve the</w:t>
      </w:r>
      <w:r w:rsidR="0064274D" w:rsidRPr="00E07FB0">
        <w:t xml:space="preserve"> </w:t>
      </w:r>
      <w:r w:rsidR="00C8197C" w:rsidRPr="00E07FB0">
        <w:t xml:space="preserve">overall </w:t>
      </w:r>
      <w:r w:rsidR="0064274D" w:rsidRPr="00E07FB0">
        <w:t>screen</w:t>
      </w:r>
      <w:r w:rsidR="00D92DAB" w:rsidRPr="00E07FB0">
        <w:t xml:space="preserve"> signal.</w:t>
      </w:r>
      <w:r w:rsidR="00C8197C" w:rsidRPr="00E07FB0">
        <w:t xml:space="preserve"> </w:t>
      </w:r>
      <w:r w:rsidR="001445ED">
        <w:t xml:space="preserve">Consistent with our studies </w:t>
      </w:r>
      <w:r w:rsidR="001445ED" w:rsidRPr="001445ED">
        <w:rPr>
          <w:highlight w:val="yellow"/>
        </w:rPr>
        <w:t>(ref)</w:t>
      </w:r>
      <w:ins w:id="73" w:author="Amanda Birmingham" w:date="2016-08-31T13:48:00Z">
        <w:r w:rsidR="002B27FA">
          <w:t>,</w:t>
        </w:r>
      </w:ins>
      <w:r w:rsidR="001445ED">
        <w:t xml:space="preserve"> we also note the importance of gRNA efficacy on the screen signal</w:t>
      </w:r>
      <w:del w:id="74" w:author="Amanda Birmingham" w:date="2016-08-31T13:49:00Z">
        <w:r w:rsidR="001445ED" w:rsidDel="002B27FA">
          <w:delText>,</w:delText>
        </w:r>
      </w:del>
      <w:r w:rsidR="001445ED">
        <w:t xml:space="preserve"> and anticipate that improvements in design here will </w:t>
      </w:r>
      <w:ins w:id="75" w:author="Amanda Birmingham" w:date="2016-08-31T13:48:00Z">
        <w:r w:rsidR="002B27FA">
          <w:t xml:space="preserve">be </w:t>
        </w:r>
      </w:ins>
      <w:r w:rsidR="001445ED">
        <w:t xml:space="preserve">critical to further scale these experiments. </w:t>
      </w:r>
      <w:r w:rsidR="00C8197C" w:rsidRPr="00E07FB0">
        <w:t>Taken together</w:t>
      </w:r>
      <w:ins w:id="76" w:author="Amanda Birmingham" w:date="2016-08-31T13:48:00Z">
        <w:r w:rsidR="002B27FA">
          <w:t>,</w:t>
        </w:r>
      </w:ins>
      <w:r w:rsidR="00C8197C" w:rsidRPr="00E07FB0">
        <w:t xml:space="preserve"> we anticipate our integrated approach will have broad utility in CRISPR</w:t>
      </w:r>
      <w:ins w:id="77" w:author="Amanda Birmingham" w:date="2016-08-31T13:48:00Z">
        <w:r w:rsidR="002B27FA">
          <w:t>-</w:t>
        </w:r>
      </w:ins>
      <w:del w:id="78" w:author="Amanda Birmingham" w:date="2016-08-31T13:48:00Z">
        <w:r w:rsidR="00C8197C" w:rsidRPr="00E07FB0" w:rsidDel="002B27FA">
          <w:delText xml:space="preserve"> </w:delText>
        </w:r>
      </w:del>
      <w:r w:rsidR="00C8197C" w:rsidRPr="00E07FB0">
        <w:t xml:space="preserve">based </w:t>
      </w:r>
      <w:r w:rsidR="003F1B03" w:rsidRPr="00E07FB0">
        <w:t xml:space="preserve">genetic interaction </w:t>
      </w:r>
      <w:r w:rsidR="00C8197C" w:rsidRPr="00E07FB0">
        <w:t>screens.</w:t>
      </w:r>
    </w:p>
    <w:p w14:paraId="34797FB0" w14:textId="66388E2C" w:rsidR="003E175B" w:rsidRPr="00E07FB0" w:rsidRDefault="00680D83" w:rsidP="00F01378">
      <w:pPr>
        <w:pStyle w:val="Normal1"/>
        <w:spacing w:line="480" w:lineRule="auto"/>
        <w:ind w:firstLine="720"/>
        <w:jc w:val="both"/>
      </w:pPr>
      <w:r w:rsidRPr="00E07FB0">
        <w:t>In summary</w:t>
      </w:r>
      <w:r w:rsidR="00EB4F30" w:rsidRPr="00E07FB0">
        <w:t>,</w:t>
      </w:r>
      <w:r w:rsidRPr="00E07FB0">
        <w:t xml:space="preserve"> these</w:t>
      </w:r>
      <w:r w:rsidR="00342D49" w:rsidRPr="00E07FB0">
        <w:t xml:space="preserve"> </w:t>
      </w:r>
      <w:r w:rsidR="0063003B" w:rsidRPr="00E07FB0">
        <w:t xml:space="preserve">combinatorial </w:t>
      </w:r>
      <w:r w:rsidR="00342D49" w:rsidRPr="00E07FB0">
        <w:t>screen</w:t>
      </w:r>
      <w:r w:rsidRPr="00E07FB0">
        <w:t>s have</w:t>
      </w:r>
      <w:r w:rsidR="00342D49" w:rsidRPr="00E07FB0">
        <w:t xml:space="preserve"> successfully identified many </w:t>
      </w:r>
      <w:r w:rsidR="00F336A8" w:rsidRPr="00E07FB0">
        <w:t>therapeutically</w:t>
      </w:r>
      <w:r w:rsidR="00342D49" w:rsidRPr="00E07FB0">
        <w:t>-relevant genetic interactions</w:t>
      </w:r>
      <w:r w:rsidR="00F336A8" w:rsidRPr="00E07FB0">
        <w:t xml:space="preserve"> in cancer.</w:t>
      </w:r>
      <w:r w:rsidR="001428CD" w:rsidRPr="00E07FB0">
        <w:t xml:space="preserve"> Notably, </w:t>
      </w:r>
      <w:r w:rsidR="003A74C6" w:rsidRPr="00E07FB0">
        <w:t>th</w:t>
      </w:r>
      <w:r w:rsidR="00F336A8" w:rsidRPr="00E07FB0">
        <w:t>is experimental and analy</w:t>
      </w:r>
      <w:ins w:id="79" w:author="Amanda Birmingham" w:date="2016-08-31T13:49:00Z">
        <w:r w:rsidR="002B27FA">
          <w:t>tical</w:t>
        </w:r>
      </w:ins>
      <w:del w:id="80" w:author="Amanda Birmingham" w:date="2016-08-31T13:49:00Z">
        <w:r w:rsidR="00F336A8" w:rsidRPr="00E07FB0" w:rsidDel="002B27FA">
          <w:delText>sis</w:delText>
        </w:r>
      </w:del>
      <w:r w:rsidR="00F336A8" w:rsidRPr="00E07FB0">
        <w:t xml:space="preserve"> framework </w:t>
      </w:r>
      <w:r w:rsidR="00A82113" w:rsidRPr="00E07FB0">
        <w:t xml:space="preserve">is not unique to cancer cell cells, but rather </w:t>
      </w:r>
      <w:r w:rsidR="00F336A8" w:rsidRPr="00E07FB0">
        <w:t xml:space="preserve">can be readily applied to </w:t>
      </w:r>
      <w:r w:rsidR="006D5C7D" w:rsidRPr="00E07FB0">
        <w:t>systematically determine genetic interactions and pathway architecture of complex biological systems</w:t>
      </w:r>
      <w:r w:rsidR="006D5C7D" w:rsidRPr="00E07FB0">
        <w:fldChar w:fldCharType="begin">
          <w:fldData xml:space="preserve">PEVuZE5vdGU+PENpdGU+PEF1dGhvcj5MdW88L0F1dGhvcj48WWVhcj4yMDA4PC9ZZWFyPjxSZWNO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</w:fldData>
        </w:fldChar>
      </w:r>
      <w:r w:rsidR="003903B8" w:rsidRPr="00E07FB0">
        <w:instrText xml:space="preserve"> ADDIN EN.CITE </w:instrText>
      </w:r>
      <w:r w:rsidR="003903B8" w:rsidRPr="00E07FB0">
        <w:fldChar w:fldCharType="begin">
          <w:fldData xml:space="preserve">PEVuZE5vdGU+PENpdGU+PEF1dGhvcj5MdW88L0F1dGhvcj48WWVhcj4yMDA4PC9ZZWFyPjxSZWNO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</w:fldData>
        </w:fldChar>
      </w:r>
      <w:r w:rsidR="003903B8" w:rsidRPr="00E07FB0">
        <w:instrText xml:space="preserve"> ADDIN EN.CITE.DATA </w:instrText>
      </w:r>
      <w:r w:rsidR="003903B8" w:rsidRPr="00E07FB0">
        <w:fldChar w:fldCharType="end"/>
      </w:r>
      <w:r w:rsidR="006D5C7D" w:rsidRPr="00E07FB0">
        <w:fldChar w:fldCharType="separate"/>
      </w:r>
      <w:r w:rsidR="003903B8" w:rsidRPr="00E07FB0">
        <w:rPr>
          <w:noProof/>
          <w:vertAlign w:val="superscript"/>
        </w:rPr>
        <w:t>3</w:t>
      </w:r>
      <w:r w:rsidR="006D5C7D" w:rsidRPr="00E07FB0">
        <w:fldChar w:fldCharType="end"/>
      </w:r>
      <w:r w:rsidR="00A82113" w:rsidRPr="00E07FB0">
        <w:t xml:space="preserve"> in any eukaryotic system amenable to lenti</w:t>
      </w:r>
      <w:del w:id="81" w:author="Amanda Birmingham" w:date="2016-08-31T14:59:00Z">
        <w:r w:rsidR="00A82113" w:rsidRPr="00E07FB0" w:rsidDel="002B79C1">
          <w:delText>-</w:delText>
        </w:r>
      </w:del>
      <w:r w:rsidR="00A82113" w:rsidRPr="00E07FB0">
        <w:t xml:space="preserve">viral transduction and growth in culture. Additional, this </w:t>
      </w:r>
      <w:r w:rsidR="00A82113" w:rsidRPr="00E07FB0">
        <w:lastRenderedPageBreak/>
        <w:t xml:space="preserve">framework </w:t>
      </w:r>
      <w:r w:rsidR="001428CD" w:rsidRPr="00E07FB0">
        <w:t>for dual-gRNA libraries is also readily extendable</w:t>
      </w:r>
      <w:r w:rsidR="00A82113" w:rsidRPr="00E07FB0">
        <w:t xml:space="preserve"> </w:t>
      </w:r>
      <w:r w:rsidR="001428CD" w:rsidRPr="00E07FB0">
        <w:t>to CR</w:t>
      </w:r>
      <w:r w:rsidR="005B6AA1" w:rsidRPr="00E07FB0">
        <w:t xml:space="preserve">ISPR-mediated genome activation and </w:t>
      </w:r>
      <w:r w:rsidR="00F336A8" w:rsidRPr="00E07FB0">
        <w:t>repression screens</w:t>
      </w:r>
      <w:r w:rsidR="00A82113" w:rsidRPr="00E07FB0">
        <w:t>.</w:t>
      </w:r>
      <w:r w:rsidR="00C063FA" w:rsidRPr="00E07FB0">
        <w:rPr>
          <w:bCs/>
          <w:color w:val="auto"/>
        </w:rPr>
        <w:t xml:space="preserve"> </w:t>
      </w:r>
      <w:r w:rsidR="001428CD" w:rsidRPr="00E07FB0">
        <w:rPr>
          <w:bCs/>
          <w:color w:val="auto"/>
        </w:rPr>
        <w:t>Moving forward</w:t>
      </w:r>
      <w:r w:rsidR="002425C3" w:rsidRPr="00E07FB0">
        <w:rPr>
          <w:bCs/>
          <w:color w:val="auto"/>
        </w:rPr>
        <w:t>,</w:t>
      </w:r>
      <w:r w:rsidR="001428CD" w:rsidRPr="00E07FB0">
        <w:rPr>
          <w:bCs/>
          <w:color w:val="auto"/>
        </w:rPr>
        <w:t xml:space="preserve"> </w:t>
      </w:r>
      <w:commentRangeStart w:id="82"/>
      <w:r w:rsidR="005B6AA1" w:rsidRPr="00E07FB0">
        <w:t>our approach</w:t>
      </w:r>
      <w:r w:rsidR="001428CD" w:rsidRPr="00E07FB0">
        <w:t xml:space="preserve"> </w:t>
      </w:r>
      <w:commentRangeEnd w:id="82"/>
      <w:r w:rsidR="002B27FA">
        <w:rPr>
          <w:rStyle w:val="CommentReference"/>
        </w:rPr>
        <w:commentReference w:id="82"/>
      </w:r>
      <w:r w:rsidR="001428CD" w:rsidRPr="00E07FB0">
        <w:t>pave</w:t>
      </w:r>
      <w:r w:rsidR="002425C3" w:rsidRPr="00E07FB0">
        <w:t>s</w:t>
      </w:r>
      <w:r w:rsidR="001428CD" w:rsidRPr="00E07FB0">
        <w:t xml:space="preserve"> the way for systematic </w:t>
      </w:r>
      <w:r w:rsidR="001428CD" w:rsidRPr="00E07FB0">
        <w:rPr>
          <w:bCs/>
          <w:noProof/>
        </w:rPr>
        <w:t xml:space="preserve">determination of </w:t>
      </w:r>
      <w:r w:rsidR="002425C3" w:rsidRPr="00E07FB0">
        <w:rPr>
          <w:bCs/>
          <w:noProof/>
        </w:rPr>
        <w:t xml:space="preserve">the network architecture </w:t>
      </w:r>
      <w:r w:rsidR="002425C3" w:rsidRPr="00E07FB0">
        <w:rPr>
          <w:bCs/>
        </w:rPr>
        <w:t xml:space="preserve">of </w:t>
      </w:r>
      <w:r w:rsidR="00BB3FEB" w:rsidRPr="00E07FB0">
        <w:rPr>
          <w:bCs/>
        </w:rPr>
        <w:t>cancer</w:t>
      </w:r>
      <w:r w:rsidR="0041507C" w:rsidRPr="00E07FB0">
        <w:rPr>
          <w:bCs/>
        </w:rPr>
        <w:t>,</w:t>
      </w:r>
      <w:r w:rsidR="002425C3" w:rsidRPr="00E07FB0">
        <w:rPr>
          <w:bCs/>
        </w:rPr>
        <w:t xml:space="preserve"> with two-fold application: </w:t>
      </w:r>
      <w:r w:rsidR="001428CD" w:rsidRPr="00E07FB0">
        <w:rPr>
          <w:bCs/>
        </w:rPr>
        <w:t xml:space="preserve">improving our </w:t>
      </w:r>
      <w:r w:rsidR="001428CD" w:rsidRPr="00E07FB0">
        <w:t xml:space="preserve">understanding of how networks of genes influence tumorigenesis, and </w:t>
      </w:r>
      <w:r w:rsidR="0041507C" w:rsidRPr="00E07FB0">
        <w:t>aiding in the</w:t>
      </w:r>
      <w:r w:rsidR="0041507C" w:rsidRPr="00E07FB0">
        <w:rPr>
          <w:bCs/>
        </w:rPr>
        <w:t xml:space="preserve"> </w:t>
      </w:r>
      <w:r w:rsidR="001428CD" w:rsidRPr="00E07FB0">
        <w:rPr>
          <w:bCs/>
        </w:rPr>
        <w:t xml:space="preserve">development of </w:t>
      </w:r>
      <w:r w:rsidR="000C00D6" w:rsidRPr="00E07FB0">
        <w:rPr>
          <w:bCs/>
        </w:rPr>
        <w:t>precision therapeutics</w:t>
      </w:r>
      <w:r w:rsidR="001428CD" w:rsidRPr="00E07FB0">
        <w:rPr>
          <w:bCs/>
        </w:rPr>
        <w:t xml:space="preserve"> </w:t>
      </w:r>
      <w:r w:rsidR="000C00D6" w:rsidRPr="00E07FB0">
        <w:rPr>
          <w:bCs/>
        </w:rPr>
        <w:t>via</w:t>
      </w:r>
      <w:r w:rsidR="001428CD" w:rsidRPr="00E07FB0">
        <w:rPr>
          <w:bCs/>
        </w:rPr>
        <w:t xml:space="preserve"> </w:t>
      </w:r>
      <w:r w:rsidR="000C00D6" w:rsidRPr="00E07FB0">
        <w:rPr>
          <w:bCs/>
        </w:rPr>
        <w:t>new</w:t>
      </w:r>
      <w:r w:rsidR="001428CD" w:rsidRPr="00E07FB0">
        <w:rPr>
          <w:bCs/>
        </w:rPr>
        <w:t xml:space="preserve"> druggable synthetic lethal </w:t>
      </w:r>
      <w:r w:rsidR="000C00D6" w:rsidRPr="00E07FB0">
        <w:rPr>
          <w:bCs/>
        </w:rPr>
        <w:t>interactions</w:t>
      </w:r>
      <w:r w:rsidR="006D5C7D" w:rsidRPr="00E07FB0">
        <w:rPr>
          <w:bCs/>
        </w:rPr>
        <w:t>.</w:t>
      </w:r>
    </w:p>
    <w:p w14:paraId="354325E7" w14:textId="77777777" w:rsidR="00C94E55" w:rsidRPr="00E07FB0" w:rsidRDefault="00C94E55" w:rsidP="00F01378">
      <w:pPr>
        <w:tabs>
          <w:tab w:val="num" w:pos="720"/>
        </w:tabs>
        <w:spacing w:line="480" w:lineRule="auto"/>
        <w:jc w:val="both"/>
        <w:rPr>
          <w:b/>
        </w:rPr>
      </w:pPr>
    </w:p>
    <w:p w14:paraId="4508224D" w14:textId="77777777" w:rsidR="00EC3D44" w:rsidRPr="00E07FB0" w:rsidRDefault="00EC3D44" w:rsidP="00F01378">
      <w:pPr>
        <w:tabs>
          <w:tab w:val="num" w:pos="720"/>
        </w:tabs>
        <w:spacing w:line="480" w:lineRule="auto"/>
        <w:jc w:val="both"/>
        <w:rPr>
          <w:b/>
        </w:rPr>
      </w:pPr>
      <w:r w:rsidRPr="00E07FB0">
        <w:rPr>
          <w:b/>
        </w:rPr>
        <w:t>Acknowledgments</w:t>
      </w:r>
    </w:p>
    <w:p w14:paraId="6418AB61" w14:textId="44FED2D8" w:rsidR="00EC3D44" w:rsidRPr="00E07FB0" w:rsidRDefault="00EC3D44" w:rsidP="00F01378">
      <w:pPr>
        <w:tabs>
          <w:tab w:val="num" w:pos="720"/>
        </w:tabs>
        <w:spacing w:line="480" w:lineRule="auto"/>
        <w:jc w:val="both"/>
        <w:rPr>
          <w:rFonts w:cs="Lucida Sans Unicode"/>
          <w:shd w:val="clear" w:color="auto" w:fill="FFFFFF"/>
        </w:rPr>
      </w:pPr>
      <w:r w:rsidRPr="00E07FB0">
        <w:t>This work was</w:t>
      </w:r>
      <w:r w:rsidR="006D5C7D" w:rsidRPr="00E07FB0">
        <w:t xml:space="preserve"> generously</w:t>
      </w:r>
      <w:r w:rsidRPr="00E07FB0">
        <w:t xml:space="preserve"> supported by </w:t>
      </w:r>
      <w:r w:rsidR="00472D23" w:rsidRPr="00E07FB0">
        <w:t xml:space="preserve">UCSD Startup Funds (PM), </w:t>
      </w:r>
      <w:r w:rsidR="0064274D" w:rsidRPr="00E07FB0">
        <w:t xml:space="preserve">Burroughs Wellcome Fund (PM), </w:t>
      </w:r>
      <w:r w:rsidR="006D5C7D" w:rsidRPr="00E07FB0">
        <w:t xml:space="preserve">March of Dimes Foundation (PM), Kimmel Foundation (PM), </w:t>
      </w:r>
      <w:r w:rsidR="00DD0280" w:rsidRPr="00E07FB0">
        <w:t>the California Institute of Regenerative Medicine (TI, JPS)</w:t>
      </w:r>
      <w:r w:rsidR="00034B64" w:rsidRPr="00E07FB0">
        <w:t>,</w:t>
      </w:r>
      <w:r w:rsidR="00DD0280" w:rsidRPr="00E07FB0">
        <w:t xml:space="preserve"> </w:t>
      </w:r>
      <w:r w:rsidR="006D5C7D" w:rsidRPr="00E07FB0">
        <w:t>and</w:t>
      </w:r>
      <w:r w:rsidR="00342D49" w:rsidRPr="00E07FB0">
        <w:t xml:space="preserve"> </w:t>
      </w:r>
      <w:r w:rsidR="005D3BE1" w:rsidRPr="00E07FB0">
        <w:t>the National</w:t>
      </w:r>
      <w:r w:rsidR="00155D8D" w:rsidRPr="00E07FB0">
        <w:t xml:space="preserve"> Cancer</w:t>
      </w:r>
      <w:r w:rsidR="005D3BE1" w:rsidRPr="00E07FB0">
        <w:t xml:space="preserve"> Institute (TI, JPS, </w:t>
      </w:r>
      <w:r w:rsidR="00155D8D" w:rsidRPr="00E07FB0">
        <w:t>CA184427</w:t>
      </w:r>
      <w:r w:rsidR="005D3BE1" w:rsidRPr="00E07FB0">
        <w:t>)</w:t>
      </w:r>
      <w:r w:rsidR="00342D49" w:rsidRPr="00E07FB0">
        <w:t>.</w:t>
      </w:r>
      <w:ins w:id="83" w:author="Amanda Birmingham" w:date="2016-08-31T13:57:00Z">
        <w:r w:rsidR="0001657A">
          <w:t xml:space="preserve">  </w:t>
        </w:r>
        <w:r w:rsidR="008C3368">
          <w:t xml:space="preserve">Work by R. Sasik and A. Birmingham was in part supported by the UCSD Clinical and Translational Research Institute (CTRI, </w:t>
        </w:r>
      </w:ins>
      <w:ins w:id="84" w:author="Amanda Birmingham" w:date="2016-08-31T13:58:00Z">
        <w:r w:rsidR="008C3368" w:rsidRPr="008C3368">
          <w:t>UL1TR001442</w:t>
        </w:r>
        <w:r w:rsidR="008C3368">
          <w:t>).</w:t>
        </w:r>
      </w:ins>
    </w:p>
    <w:p w14:paraId="3B7708A4" w14:textId="77777777" w:rsidR="005B6AA1" w:rsidRPr="00E07FB0" w:rsidRDefault="005B6AA1" w:rsidP="00F01378">
      <w:pPr>
        <w:spacing w:line="480" w:lineRule="auto"/>
        <w:jc w:val="both"/>
        <w:rPr>
          <w:rFonts w:cs="Lucida Sans Unicode"/>
          <w:b/>
          <w:shd w:val="clear" w:color="auto" w:fill="FFFFFF"/>
        </w:rPr>
      </w:pPr>
    </w:p>
    <w:p w14:paraId="0708D5F0" w14:textId="77777777" w:rsidR="006D5C7D" w:rsidRPr="00E07FB0" w:rsidRDefault="006D5C7D" w:rsidP="00F01378">
      <w:pPr>
        <w:spacing w:line="480" w:lineRule="auto"/>
        <w:jc w:val="both"/>
        <w:rPr>
          <w:rFonts w:cs="Lucida Sans Unicode"/>
          <w:b/>
          <w:shd w:val="clear" w:color="auto" w:fill="FFFFFF"/>
        </w:rPr>
      </w:pPr>
      <w:r w:rsidRPr="00E07FB0">
        <w:rPr>
          <w:rFonts w:cs="Lucida Sans Unicode"/>
          <w:b/>
          <w:shd w:val="clear" w:color="auto" w:fill="FFFFFF"/>
        </w:rPr>
        <w:br w:type="page"/>
      </w:r>
    </w:p>
    <w:p w14:paraId="4CFAD2CF" w14:textId="7E93CC12" w:rsidR="00105D8D" w:rsidRPr="00E07FB0" w:rsidRDefault="00105D8D" w:rsidP="00F01378">
      <w:pPr>
        <w:spacing w:line="480" w:lineRule="auto"/>
        <w:jc w:val="both"/>
        <w:rPr>
          <w:rFonts w:cs="Lucida Sans Unicode"/>
          <w:b/>
          <w:shd w:val="clear" w:color="auto" w:fill="FFFFFF"/>
        </w:rPr>
      </w:pPr>
      <w:r w:rsidRPr="00E07FB0">
        <w:rPr>
          <w:rFonts w:cs="Lucida Sans Unicode"/>
          <w:b/>
          <w:shd w:val="clear" w:color="auto" w:fill="FFFFFF"/>
        </w:rPr>
        <w:lastRenderedPageBreak/>
        <w:t>Figure Captions</w:t>
      </w:r>
    </w:p>
    <w:p w14:paraId="6A880FFE" w14:textId="77777777" w:rsidR="0063003B" w:rsidRPr="00E07FB0" w:rsidRDefault="0063003B" w:rsidP="00F01378">
      <w:pPr>
        <w:spacing w:line="480" w:lineRule="auto"/>
        <w:jc w:val="both"/>
        <w:rPr>
          <w:rFonts w:cs="Lucida Sans Unicode"/>
          <w:b/>
          <w:shd w:val="clear" w:color="auto" w:fill="FFFFFF"/>
        </w:rPr>
      </w:pPr>
    </w:p>
    <w:p w14:paraId="3282DAD3" w14:textId="5F279EDE" w:rsidR="005D3BE1" w:rsidRPr="00E07FB0" w:rsidRDefault="00105D8D" w:rsidP="00F01378">
      <w:pPr>
        <w:pStyle w:val="Normal1"/>
        <w:spacing w:line="480" w:lineRule="auto"/>
        <w:jc w:val="both"/>
      </w:pPr>
      <w:r w:rsidRPr="00E07FB0">
        <w:rPr>
          <w:b/>
        </w:rPr>
        <w:t xml:space="preserve">Figure 1. </w:t>
      </w:r>
      <w:r w:rsidR="00A15061">
        <w:rPr>
          <w:b/>
        </w:rPr>
        <w:t>Experimental and computational f</w:t>
      </w:r>
      <w:r w:rsidR="006D5776">
        <w:rPr>
          <w:b/>
        </w:rPr>
        <w:t xml:space="preserve">ramework for </w:t>
      </w:r>
      <w:r w:rsidR="006D5776">
        <w:rPr>
          <w:b/>
          <w:color w:val="auto"/>
        </w:rPr>
        <w:t>e</w:t>
      </w:r>
      <w:r w:rsidR="00043256" w:rsidRPr="00E07FB0">
        <w:rPr>
          <w:b/>
          <w:color w:val="auto"/>
        </w:rPr>
        <w:t xml:space="preserve">lucidating genetic interactions with </w:t>
      </w:r>
      <w:r w:rsidR="006D5776">
        <w:rPr>
          <w:b/>
          <w:color w:val="auto"/>
        </w:rPr>
        <w:t>combinatorial</w:t>
      </w:r>
      <w:r w:rsidR="00043256" w:rsidRPr="00E07FB0">
        <w:rPr>
          <w:b/>
          <w:color w:val="auto"/>
        </w:rPr>
        <w:t xml:space="preserve"> CRISPR </w:t>
      </w:r>
      <w:r w:rsidR="006D5776">
        <w:rPr>
          <w:b/>
          <w:color w:val="auto"/>
        </w:rPr>
        <w:t>screens</w:t>
      </w:r>
      <w:r w:rsidRPr="00E07FB0">
        <w:rPr>
          <w:b/>
        </w:rPr>
        <w:t>.</w:t>
      </w:r>
      <w:r w:rsidRPr="00E07FB0">
        <w:t xml:space="preserve"> </w:t>
      </w:r>
    </w:p>
    <w:p w14:paraId="7098BF3B" w14:textId="6629AE1E" w:rsidR="0063003B" w:rsidRDefault="00105D8D" w:rsidP="00F01378">
      <w:pPr>
        <w:tabs>
          <w:tab w:val="num" w:pos="720"/>
        </w:tabs>
        <w:spacing w:line="480" w:lineRule="auto"/>
        <w:jc w:val="both"/>
      </w:pPr>
      <w:r w:rsidRPr="00E07FB0">
        <w:rPr>
          <w:b/>
        </w:rPr>
        <w:t xml:space="preserve">Figure 2. </w:t>
      </w:r>
      <w:r w:rsidR="00A15061">
        <w:rPr>
          <w:b/>
        </w:rPr>
        <w:t>Mappin</w:t>
      </w:r>
      <w:r w:rsidR="003C39DE">
        <w:rPr>
          <w:b/>
        </w:rPr>
        <w:t>g</w:t>
      </w:r>
      <w:r w:rsidR="00A15061">
        <w:rPr>
          <w:b/>
        </w:rPr>
        <w:t xml:space="preserve"> genetic</w:t>
      </w:r>
      <w:r w:rsidRPr="00E07FB0">
        <w:rPr>
          <w:b/>
        </w:rPr>
        <w:t xml:space="preserve"> interactions in cancer cell lines</w:t>
      </w:r>
      <w:r w:rsidR="005E6764">
        <w:rPr>
          <w:b/>
        </w:rPr>
        <w:t xml:space="preserve"> via CRISPR and CRISPRi screens</w:t>
      </w:r>
      <w:r w:rsidRPr="00E07FB0">
        <w:rPr>
          <w:b/>
        </w:rPr>
        <w:t>.</w:t>
      </w:r>
      <w:r w:rsidRPr="00E07FB0">
        <w:t xml:space="preserve"> </w:t>
      </w:r>
    </w:p>
    <w:p w14:paraId="318C48FD" w14:textId="5701410F" w:rsidR="005E6764" w:rsidRPr="00E07FB0" w:rsidRDefault="005E6764" w:rsidP="005E6764">
      <w:pPr>
        <w:tabs>
          <w:tab w:val="num" w:pos="720"/>
        </w:tabs>
        <w:spacing w:line="480" w:lineRule="auto"/>
        <w:jc w:val="both"/>
        <w:rPr>
          <w:color w:val="auto"/>
        </w:rPr>
      </w:pPr>
      <w:r w:rsidRPr="00E07FB0">
        <w:rPr>
          <w:b/>
        </w:rPr>
        <w:t xml:space="preserve">Figure </w:t>
      </w:r>
      <w:r>
        <w:rPr>
          <w:b/>
        </w:rPr>
        <w:t>3</w:t>
      </w:r>
      <w:r w:rsidRPr="00E07FB0">
        <w:rPr>
          <w:b/>
        </w:rPr>
        <w:t xml:space="preserve">. </w:t>
      </w:r>
      <w:r>
        <w:rPr>
          <w:b/>
        </w:rPr>
        <w:t>Targeted validations of synthetic lethal interaction in cancer cell lines</w:t>
      </w:r>
      <w:r w:rsidRPr="00E07FB0">
        <w:rPr>
          <w:b/>
        </w:rPr>
        <w:t>.</w:t>
      </w:r>
      <w:r w:rsidRPr="00E07FB0">
        <w:t xml:space="preserve"> </w:t>
      </w:r>
    </w:p>
    <w:p w14:paraId="148AF2AB" w14:textId="77777777" w:rsidR="005E6764" w:rsidRPr="00E07FB0" w:rsidRDefault="005E6764" w:rsidP="00F01378">
      <w:pPr>
        <w:tabs>
          <w:tab w:val="num" w:pos="720"/>
        </w:tabs>
        <w:spacing w:line="480" w:lineRule="auto"/>
        <w:jc w:val="both"/>
        <w:rPr>
          <w:color w:val="auto"/>
        </w:rPr>
      </w:pPr>
    </w:p>
    <w:p w14:paraId="573270AD" w14:textId="03A96A1D" w:rsidR="00105D8D" w:rsidRPr="00E07FB0" w:rsidRDefault="0063003B" w:rsidP="00F01378">
      <w:pPr>
        <w:spacing w:line="480" w:lineRule="auto"/>
        <w:jc w:val="both"/>
        <w:rPr>
          <w:color w:val="auto"/>
        </w:rPr>
      </w:pPr>
      <w:r w:rsidRPr="00E07FB0">
        <w:rPr>
          <w:color w:val="auto"/>
        </w:rPr>
        <w:br w:type="page"/>
      </w:r>
    </w:p>
    <w:p w14:paraId="74C42394" w14:textId="23F056DC" w:rsidR="00C521E0" w:rsidRPr="00E07FB0" w:rsidRDefault="00E65C7D" w:rsidP="006D5776">
      <w:pPr>
        <w:spacing w:line="480" w:lineRule="auto"/>
        <w:jc w:val="center"/>
      </w:pPr>
      <w:r>
        <w:rPr>
          <w:noProof/>
        </w:rPr>
        <w:lastRenderedPageBreak/>
        <w:drawing>
          <wp:inline distT="0" distB="0" distL="0" distR="0" wp14:anchorId="56410100" wp14:editId="5258E39A">
            <wp:extent cx="5943600" cy="634153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1.png"/>
                    <pic:cNvPicPr/>
                  </pic:nvPicPr>
                  <pic:blipFill rotWithShape="1">
                    <a:blip r:embed="rId9">
                      <a:extLst>
                        <a:ext uri="{28A0092B-C50C-407E-A947-70E740481C1C}">
                          <a14:useLocalDpi xmlns:a14="http://schemas.microsoft.com/office/drawing/2010/main" val="0"/>
                        </a:ext>
                      </a:extLst>
                    </a:blip>
                    <a:srcRect b="19966"/>
                    <a:stretch/>
                  </pic:blipFill>
                  <pic:spPr bwMode="auto">
                    <a:xfrm>
                      <a:off x="0" y="0"/>
                      <a:ext cx="5943600" cy="6341533"/>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2395EB90" w14:textId="28F72258" w:rsidR="00765689" w:rsidRPr="00E07FB0" w:rsidRDefault="00FB54AC" w:rsidP="006D5776">
      <w:pPr>
        <w:pStyle w:val="Normal1"/>
        <w:spacing w:line="480" w:lineRule="auto"/>
        <w:jc w:val="center"/>
      </w:pPr>
      <w:r w:rsidRPr="00E07FB0">
        <w:rPr>
          <w:b/>
        </w:rPr>
        <w:t>Figure 1.</w:t>
      </w:r>
    </w:p>
    <w:p w14:paraId="0839D42C" w14:textId="77777777" w:rsidR="008D4E13" w:rsidRPr="00E07FB0" w:rsidRDefault="00105D8D" w:rsidP="00F01378">
      <w:pPr>
        <w:spacing w:line="480" w:lineRule="auto"/>
        <w:jc w:val="both"/>
      </w:pPr>
      <w:r w:rsidRPr="00E07FB0">
        <w:br w:type="page"/>
      </w:r>
    </w:p>
    <w:p w14:paraId="2344DB7D" w14:textId="773DB560" w:rsidR="008D4E13" w:rsidRPr="00E07FB0" w:rsidRDefault="00FE5C67" w:rsidP="00D8579D">
      <w:pPr>
        <w:spacing w:line="480" w:lineRule="auto"/>
        <w:jc w:val="center"/>
        <w:rPr>
          <w:b/>
        </w:rPr>
      </w:pPr>
      <w:r>
        <w:rPr>
          <w:b/>
          <w:noProof/>
        </w:rPr>
        <w:lastRenderedPageBreak/>
        <w:drawing>
          <wp:inline distT="0" distB="0" distL="0" distR="0" wp14:anchorId="15642E45" wp14:editId="68019000">
            <wp:extent cx="5943600" cy="4876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2.png"/>
                    <pic:cNvPicPr/>
                  </pic:nvPicPr>
                  <pic:blipFill rotWithShape="1">
                    <a:blip r:embed="rId10">
                      <a:extLst>
                        <a:ext uri="{28A0092B-C50C-407E-A947-70E740481C1C}">
                          <a14:useLocalDpi xmlns:a14="http://schemas.microsoft.com/office/drawing/2010/main" val="0"/>
                        </a:ext>
                      </a:extLst>
                    </a:blip>
                    <a:srcRect b="38452"/>
                    <a:stretch/>
                  </pic:blipFill>
                  <pic:spPr bwMode="auto">
                    <a:xfrm>
                      <a:off x="0" y="0"/>
                      <a:ext cx="5943600" cy="4876800"/>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5CFB1D8" w14:textId="18584F45" w:rsidR="00E65C7D" w:rsidRDefault="00105D8D" w:rsidP="00D8579D">
      <w:pPr>
        <w:spacing w:line="480" w:lineRule="auto"/>
        <w:jc w:val="center"/>
        <w:rPr>
          <w:b/>
        </w:rPr>
      </w:pPr>
      <w:r w:rsidRPr="00E07FB0">
        <w:rPr>
          <w:b/>
        </w:rPr>
        <w:t>Figure 2.</w:t>
      </w:r>
    </w:p>
    <w:p w14:paraId="0EE5DA2B" w14:textId="77777777" w:rsidR="00E65C7D" w:rsidRDefault="00E65C7D">
      <w:pPr>
        <w:rPr>
          <w:b/>
        </w:rPr>
      </w:pPr>
      <w:r>
        <w:rPr>
          <w:b/>
        </w:rPr>
        <w:br w:type="page"/>
      </w:r>
    </w:p>
    <w:p w14:paraId="462F34C6" w14:textId="075058F4" w:rsidR="00E65C7D" w:rsidRDefault="00E65C7D" w:rsidP="00E65C7D">
      <w:pPr>
        <w:spacing w:line="480" w:lineRule="auto"/>
        <w:jc w:val="center"/>
        <w:rPr>
          <w:b/>
        </w:rPr>
      </w:pPr>
      <w:r>
        <w:rPr>
          <w:b/>
          <w:noProof/>
        </w:rPr>
        <w:lastRenderedPageBreak/>
        <w:drawing>
          <wp:inline distT="0" distB="0" distL="0" distR="0" wp14:anchorId="307135D3" wp14:editId="5B162C72">
            <wp:extent cx="5943600" cy="35136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3.png"/>
                    <pic:cNvPicPr/>
                  </pic:nvPicPr>
                  <pic:blipFill rotWithShape="1">
                    <a:blip r:embed="rId11">
                      <a:extLst>
                        <a:ext uri="{28A0092B-C50C-407E-A947-70E740481C1C}">
                          <a14:useLocalDpi xmlns:a14="http://schemas.microsoft.com/office/drawing/2010/main" val="0"/>
                        </a:ext>
                      </a:extLst>
                    </a:blip>
                    <a:srcRect b="55655"/>
                    <a:stretch/>
                  </pic:blipFill>
                  <pic:spPr bwMode="auto">
                    <a:xfrm>
                      <a:off x="0" y="0"/>
                      <a:ext cx="5943600" cy="3513667"/>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3ED003E" w14:textId="1EA25F49" w:rsidR="00E65C7D" w:rsidRDefault="00E65C7D" w:rsidP="00E65C7D">
      <w:pPr>
        <w:spacing w:line="480" w:lineRule="auto"/>
        <w:jc w:val="center"/>
        <w:rPr>
          <w:b/>
        </w:rPr>
      </w:pPr>
      <w:commentRangeStart w:id="85"/>
      <w:r w:rsidRPr="00E07FB0">
        <w:rPr>
          <w:b/>
        </w:rPr>
        <w:t xml:space="preserve">Figure </w:t>
      </w:r>
      <w:r>
        <w:rPr>
          <w:b/>
        </w:rPr>
        <w:t>3</w:t>
      </w:r>
      <w:r w:rsidRPr="00E07FB0">
        <w:rPr>
          <w:b/>
        </w:rPr>
        <w:t>.</w:t>
      </w:r>
      <w:commentRangeEnd w:id="85"/>
      <w:r w:rsidR="00A801F9">
        <w:rPr>
          <w:rStyle w:val="CommentReference"/>
        </w:rPr>
        <w:commentReference w:id="85"/>
      </w:r>
    </w:p>
    <w:p w14:paraId="0AD494AC" w14:textId="77777777" w:rsidR="00D8579D" w:rsidRDefault="00D8579D" w:rsidP="00D8579D">
      <w:pPr>
        <w:spacing w:line="480" w:lineRule="auto"/>
        <w:jc w:val="center"/>
        <w:rPr>
          <w:b/>
        </w:rPr>
      </w:pPr>
    </w:p>
    <w:p w14:paraId="36D144F2" w14:textId="483F9464" w:rsidR="008D4E13" w:rsidRPr="00E07FB0" w:rsidRDefault="00D8579D" w:rsidP="007967B2">
      <w:pPr>
        <w:rPr>
          <w:b/>
        </w:rPr>
      </w:pPr>
      <w:r>
        <w:rPr>
          <w:b/>
        </w:rPr>
        <w:br w:type="page"/>
      </w:r>
    </w:p>
    <w:p w14:paraId="7604ED23" w14:textId="6BBDBE47" w:rsidR="00AC12EF" w:rsidRPr="00E07FB0" w:rsidRDefault="00C8197C" w:rsidP="00F01378">
      <w:pPr>
        <w:pStyle w:val="Heading1"/>
        <w:spacing w:line="480" w:lineRule="auto"/>
        <w:contextualSpacing w:val="0"/>
        <w:jc w:val="both"/>
        <w:rPr>
          <w:b/>
          <w:sz w:val="22"/>
          <w:szCs w:val="22"/>
        </w:rPr>
      </w:pPr>
      <w:r w:rsidRPr="00E07FB0">
        <w:rPr>
          <w:b/>
          <w:sz w:val="22"/>
          <w:szCs w:val="22"/>
        </w:rPr>
        <w:lastRenderedPageBreak/>
        <w:t>METHODS</w:t>
      </w:r>
    </w:p>
    <w:p w14:paraId="64A5AFFC" w14:textId="77777777" w:rsidR="00C8197C" w:rsidRPr="00E07FB0" w:rsidRDefault="00C8197C" w:rsidP="00F01378">
      <w:pPr>
        <w:spacing w:line="480" w:lineRule="auto"/>
        <w:jc w:val="both"/>
        <w:rPr>
          <w:b/>
        </w:rPr>
      </w:pPr>
      <w:bookmarkStart w:id="86" w:name="h.109da4phuufm" w:colFirst="0" w:colLast="0"/>
      <w:bookmarkStart w:id="87" w:name="h.g740ukpmt9gl" w:colFirst="0" w:colLast="0"/>
      <w:bookmarkStart w:id="88" w:name="h.e3h8mnykpeiq" w:colFirst="0" w:colLast="0"/>
      <w:bookmarkStart w:id="89" w:name="h.mq4re2i40f0a" w:colFirst="0" w:colLast="0"/>
      <w:bookmarkStart w:id="90" w:name="h.7205qld2alss" w:colFirst="0" w:colLast="0"/>
      <w:bookmarkStart w:id="91" w:name="h.qgv22wkyk3ya" w:colFirst="0" w:colLast="0"/>
      <w:bookmarkEnd w:id="86"/>
      <w:bookmarkEnd w:id="87"/>
      <w:bookmarkEnd w:id="88"/>
      <w:bookmarkEnd w:id="89"/>
      <w:bookmarkEnd w:id="90"/>
      <w:bookmarkEnd w:id="91"/>
      <w:r w:rsidRPr="00E07FB0">
        <w:rPr>
          <w:b/>
        </w:rPr>
        <w:t>Dual gRNA library cloning</w:t>
      </w:r>
    </w:p>
    <w:p w14:paraId="435D3E66" w14:textId="77777777" w:rsidR="00C8197C" w:rsidRPr="00E07FB0" w:rsidRDefault="00C8197C" w:rsidP="00F01378">
      <w:pPr>
        <w:spacing w:line="480" w:lineRule="auto"/>
        <w:ind w:firstLine="720"/>
        <w:jc w:val="both"/>
      </w:pPr>
      <w:r w:rsidRPr="00E07FB0">
        <w:t xml:space="preserve">The cloning of the dual gRNA library was carried out in two steps. The first step was to assemble the paired gRNAs into the backbone vector, and in next step a fragment including both the first gRNA scaffold and a mouse U6 promoter was inserted between the paired gRNAs. </w:t>
      </w:r>
    </w:p>
    <w:p w14:paraId="6B2F9F73" w14:textId="77777777" w:rsidR="00C8197C" w:rsidRPr="00E07FB0" w:rsidRDefault="00C8197C" w:rsidP="00F01378">
      <w:pPr>
        <w:spacing w:line="480" w:lineRule="auto"/>
        <w:jc w:val="both"/>
        <w:rPr>
          <w:i/>
          <w:u w:val="single"/>
        </w:rPr>
      </w:pPr>
      <w:r w:rsidRPr="00E07FB0">
        <w:rPr>
          <w:i/>
          <w:u w:val="single"/>
        </w:rPr>
        <w:t>Step I: paired gRNA cloning</w:t>
      </w:r>
    </w:p>
    <w:p w14:paraId="1D04FB29" w14:textId="037D1E42" w:rsidR="00C8197C" w:rsidRPr="00E07FB0" w:rsidRDefault="00C8197C" w:rsidP="00F01378">
      <w:pPr>
        <w:spacing w:line="480" w:lineRule="auto"/>
        <w:jc w:val="both"/>
      </w:pPr>
      <w:r w:rsidRPr="00E07FB0">
        <w:t xml:space="preserve">The pooled oligonucleotide libraries were synthesized by CustomArray. Full-length oligonucleotides with dual gRNA spacers </w:t>
      </w:r>
      <w:r w:rsidRPr="00E07FB0">
        <w:rPr>
          <w:color w:val="auto"/>
        </w:rPr>
        <w:t xml:space="preserve">(i.e., 20-bp sequences used for targeting desired genes) </w:t>
      </w:r>
      <w:r w:rsidRPr="00E07FB0">
        <w:t>were amplified by PCR using Kapa Hifi (Kapa Biosystems). The PCR reactions were set up according to manufacturer’s protocol, using 1 μl of synthesized oligonucleotide template (typically around 20</w:t>
      </w:r>
      <w:ins w:id="92" w:author="Amanda Birmingham" w:date="2016-08-31T14:49:00Z">
        <w:r w:rsidR="00DC7463">
          <w:t xml:space="preserve"> </w:t>
        </w:r>
      </w:ins>
      <w:r w:rsidRPr="00E07FB0">
        <w:t>ng), an annealing temperature of 55</w:t>
      </w:r>
      <w:del w:id="93" w:author="Amanda Birmingham" w:date="2016-08-31T14:47:00Z">
        <w:r w:rsidRPr="00E07FB0" w:rsidDel="00101131">
          <w:delText xml:space="preserve"> </w:delText>
        </w:r>
      </w:del>
      <w:r w:rsidRPr="00E07FB0">
        <w:t>°C, and an extension time of 15 s. The numbers of cycles were tested to fall within the linear phase of amplification. 28 cycles was used in this experiment. Sequence</w:t>
      </w:r>
      <w:ins w:id="94" w:author="Amanda Birmingham" w:date="2016-08-31T14:42:00Z">
        <w:r w:rsidR="005F6A3F">
          <w:t>s</w:t>
        </w:r>
      </w:ins>
      <w:r w:rsidRPr="00E07FB0">
        <w:t xml:space="preserve"> of the primers used were: </w:t>
      </w:r>
    </w:p>
    <w:p w14:paraId="63241B73" w14:textId="77777777" w:rsidR="00C8197C" w:rsidRPr="00E07FB0" w:rsidRDefault="00C8197C" w:rsidP="00F01378">
      <w:pPr>
        <w:spacing w:line="480" w:lineRule="auto"/>
        <w:jc w:val="both"/>
      </w:pPr>
      <w:r w:rsidRPr="00E07FB0">
        <w:t>OLS_gRNA-SP_F: TATATATCTTGTGGAAAGGACGAAACACCG</w:t>
      </w:r>
    </w:p>
    <w:p w14:paraId="7B3DF685" w14:textId="77777777" w:rsidR="00C8197C" w:rsidRPr="00E07FB0" w:rsidRDefault="00C8197C" w:rsidP="00F01378">
      <w:pPr>
        <w:spacing w:line="480" w:lineRule="auto"/>
        <w:jc w:val="both"/>
      </w:pPr>
      <w:r w:rsidRPr="00E07FB0">
        <w:t>OLS_gRNA-SP_R: CTTATTTTAACTTGCTATTTCTAGCTCT</w:t>
      </w:r>
    </w:p>
    <w:p w14:paraId="1327542A" w14:textId="31EA459B" w:rsidR="00C8197C" w:rsidRPr="00E07FB0" w:rsidRDefault="00C8197C" w:rsidP="00F01378">
      <w:pPr>
        <w:spacing w:line="480" w:lineRule="auto"/>
        <w:jc w:val="both"/>
      </w:pPr>
      <w:r w:rsidRPr="00E07FB0">
        <w:t>To obtain a high yield and coverage of the PCR products, 10 repeats of 50</w:t>
      </w:r>
      <w:ins w:id="95" w:author="Amanda Birmingham" w:date="2016-08-31T14:50:00Z">
        <w:r w:rsidR="00DC7463">
          <w:t xml:space="preserve"> </w:t>
        </w:r>
      </w:ins>
      <w:r w:rsidRPr="00E07FB0">
        <w:t>ul PCR reactions were performed for each library. The 144</w:t>
      </w:r>
      <w:ins w:id="96" w:author="Amanda Birmingham" w:date="2016-08-31T14:54:00Z">
        <w:r w:rsidR="000B66B6">
          <w:t>-</w:t>
        </w:r>
      </w:ins>
      <w:r w:rsidRPr="00E07FB0">
        <w:t>bp amplicons were separated in 2% agarose gel electrophoresis and purified by QIAquick gel extraction kit (QIAGEN). Subsequently, the gRNA-LGP vector was digested by BsmBI (NEB) via the following reaction at 55</w:t>
      </w:r>
      <w:del w:id="97" w:author="Amanda Birmingham" w:date="2016-08-31T14:54:00Z">
        <w:r w:rsidRPr="00E07FB0" w:rsidDel="000B66B6">
          <w:delText xml:space="preserve"> </w:delText>
        </w:r>
      </w:del>
      <w:r w:rsidRPr="00E07FB0">
        <w:t>°C for 3 hours:</w:t>
      </w:r>
    </w:p>
    <w:tbl>
      <w:tblPr>
        <w:tblStyle w:val="TableGrid"/>
        <w:tblW w:w="0" w:type="auto"/>
        <w:tblInd w:w="108" w:type="dxa"/>
        <w:tblLook w:val="04A0" w:firstRow="1" w:lastRow="0" w:firstColumn="1" w:lastColumn="0" w:noHBand="0" w:noVBand="1"/>
      </w:tblPr>
      <w:tblGrid>
        <w:gridCol w:w="4567"/>
        <w:gridCol w:w="4703"/>
      </w:tblGrid>
      <w:tr w:rsidR="00C8197C" w:rsidRPr="00E07FB0" w14:paraId="760700C5" w14:textId="77777777" w:rsidTr="00BF0303">
        <w:trPr>
          <w:trHeight w:val="506"/>
        </w:trPr>
        <w:tc>
          <w:tcPr>
            <w:tcW w:w="4567" w:type="dxa"/>
          </w:tcPr>
          <w:p w14:paraId="66D48EDF" w14:textId="77777777" w:rsidR="00C8197C" w:rsidRPr="00E07FB0" w:rsidRDefault="00C8197C" w:rsidP="00F01378">
            <w:pPr>
              <w:spacing w:line="480" w:lineRule="auto"/>
              <w:jc w:val="both"/>
              <w:rPr>
                <w:rFonts w:ascii="Arial" w:hAnsi="Arial"/>
              </w:rPr>
            </w:pPr>
            <w:r w:rsidRPr="00E07FB0">
              <w:rPr>
                <w:rFonts w:ascii="Arial" w:hAnsi="Arial"/>
              </w:rPr>
              <w:t xml:space="preserve">gRNA-LGP vector     </w:t>
            </w:r>
          </w:p>
        </w:tc>
        <w:tc>
          <w:tcPr>
            <w:tcW w:w="4703" w:type="dxa"/>
          </w:tcPr>
          <w:p w14:paraId="0379E306" w14:textId="77777777" w:rsidR="00C8197C" w:rsidRPr="00E07FB0" w:rsidRDefault="00C8197C" w:rsidP="00F01378">
            <w:pPr>
              <w:spacing w:line="480" w:lineRule="auto"/>
              <w:jc w:val="both"/>
              <w:rPr>
                <w:rFonts w:ascii="Arial" w:hAnsi="Arial"/>
              </w:rPr>
            </w:pPr>
            <w:r w:rsidRPr="00E07FB0">
              <w:rPr>
                <w:rFonts w:ascii="Arial" w:hAnsi="Arial"/>
              </w:rPr>
              <w:t>4 μg</w:t>
            </w:r>
          </w:p>
        </w:tc>
      </w:tr>
      <w:tr w:rsidR="00C8197C" w:rsidRPr="00E07FB0" w14:paraId="089F23A4" w14:textId="77777777" w:rsidTr="00BF0303">
        <w:trPr>
          <w:trHeight w:val="506"/>
        </w:trPr>
        <w:tc>
          <w:tcPr>
            <w:tcW w:w="4567" w:type="dxa"/>
          </w:tcPr>
          <w:p w14:paraId="05B56A20" w14:textId="77777777" w:rsidR="00C8197C" w:rsidRPr="00E07FB0" w:rsidRDefault="00C8197C" w:rsidP="00F01378">
            <w:pPr>
              <w:spacing w:line="480" w:lineRule="auto"/>
              <w:jc w:val="both"/>
              <w:rPr>
                <w:rFonts w:ascii="Arial" w:hAnsi="Arial"/>
              </w:rPr>
            </w:pPr>
            <w:r w:rsidRPr="00E07FB0">
              <w:rPr>
                <w:rFonts w:ascii="Arial" w:hAnsi="Arial"/>
              </w:rPr>
              <w:t xml:space="preserve">Buffer 3.1 </w:t>
            </w:r>
          </w:p>
        </w:tc>
        <w:tc>
          <w:tcPr>
            <w:tcW w:w="4703" w:type="dxa"/>
          </w:tcPr>
          <w:p w14:paraId="1BB4F81D" w14:textId="77777777" w:rsidR="00C8197C" w:rsidRPr="00E07FB0" w:rsidRDefault="00C8197C" w:rsidP="00F01378">
            <w:pPr>
              <w:spacing w:line="480" w:lineRule="auto"/>
              <w:jc w:val="both"/>
              <w:rPr>
                <w:rFonts w:ascii="Arial" w:hAnsi="Arial"/>
              </w:rPr>
            </w:pPr>
            <w:r w:rsidRPr="00E07FB0">
              <w:rPr>
                <w:rFonts w:ascii="Arial" w:hAnsi="Arial"/>
              </w:rPr>
              <w:t>5 μl</w:t>
            </w:r>
          </w:p>
        </w:tc>
      </w:tr>
      <w:tr w:rsidR="00C8197C" w:rsidRPr="00E07FB0" w14:paraId="1766B6A6" w14:textId="77777777" w:rsidTr="00BF0303">
        <w:trPr>
          <w:trHeight w:val="506"/>
        </w:trPr>
        <w:tc>
          <w:tcPr>
            <w:tcW w:w="4567" w:type="dxa"/>
          </w:tcPr>
          <w:p w14:paraId="5C26F968" w14:textId="77777777" w:rsidR="00C8197C" w:rsidRPr="00E07FB0" w:rsidRDefault="00C8197C" w:rsidP="00F01378">
            <w:pPr>
              <w:spacing w:line="480" w:lineRule="auto"/>
              <w:jc w:val="both"/>
              <w:rPr>
                <w:rFonts w:ascii="Arial" w:hAnsi="Arial"/>
              </w:rPr>
            </w:pPr>
            <w:r w:rsidRPr="00E07FB0">
              <w:rPr>
                <w:rFonts w:ascii="Arial" w:hAnsi="Arial"/>
              </w:rPr>
              <w:t>10× BSA</w:t>
            </w:r>
          </w:p>
        </w:tc>
        <w:tc>
          <w:tcPr>
            <w:tcW w:w="4703" w:type="dxa"/>
          </w:tcPr>
          <w:p w14:paraId="5E3AF8C6" w14:textId="77777777" w:rsidR="00C8197C" w:rsidRPr="00E07FB0" w:rsidRDefault="00C8197C" w:rsidP="00F01378">
            <w:pPr>
              <w:spacing w:line="480" w:lineRule="auto"/>
              <w:jc w:val="both"/>
              <w:rPr>
                <w:rFonts w:ascii="Arial" w:hAnsi="Arial"/>
              </w:rPr>
            </w:pPr>
            <w:r w:rsidRPr="00E07FB0">
              <w:rPr>
                <w:rFonts w:ascii="Arial" w:hAnsi="Arial"/>
              </w:rPr>
              <w:t>5 μl</w:t>
            </w:r>
          </w:p>
        </w:tc>
      </w:tr>
      <w:tr w:rsidR="00C8197C" w:rsidRPr="00E07FB0" w14:paraId="02C73BC5" w14:textId="77777777" w:rsidTr="00BF0303">
        <w:trPr>
          <w:trHeight w:val="506"/>
        </w:trPr>
        <w:tc>
          <w:tcPr>
            <w:tcW w:w="4567" w:type="dxa"/>
          </w:tcPr>
          <w:p w14:paraId="5A79B54D" w14:textId="77777777" w:rsidR="00C8197C" w:rsidRPr="00E07FB0" w:rsidRDefault="00C8197C" w:rsidP="00F01378">
            <w:pPr>
              <w:spacing w:line="480" w:lineRule="auto"/>
              <w:jc w:val="both"/>
              <w:rPr>
                <w:rFonts w:ascii="Arial" w:hAnsi="Arial"/>
              </w:rPr>
            </w:pPr>
            <w:r w:rsidRPr="00E07FB0">
              <w:rPr>
                <w:rFonts w:ascii="Arial" w:hAnsi="Arial"/>
              </w:rPr>
              <w:t>BsmBI</w:t>
            </w:r>
          </w:p>
        </w:tc>
        <w:tc>
          <w:tcPr>
            <w:tcW w:w="4703" w:type="dxa"/>
          </w:tcPr>
          <w:p w14:paraId="0A2D3141" w14:textId="77777777" w:rsidR="00C8197C" w:rsidRPr="00E07FB0" w:rsidRDefault="00C8197C" w:rsidP="00F01378">
            <w:pPr>
              <w:spacing w:line="480" w:lineRule="auto"/>
              <w:jc w:val="both"/>
              <w:rPr>
                <w:rFonts w:ascii="Arial" w:hAnsi="Arial"/>
              </w:rPr>
            </w:pPr>
            <w:r w:rsidRPr="00E07FB0">
              <w:rPr>
                <w:rFonts w:ascii="Arial" w:hAnsi="Arial"/>
              </w:rPr>
              <w:t>3 μl</w:t>
            </w:r>
          </w:p>
        </w:tc>
      </w:tr>
      <w:tr w:rsidR="00C8197C" w:rsidRPr="00E07FB0" w14:paraId="674ACAC4" w14:textId="77777777" w:rsidTr="00BF0303">
        <w:trPr>
          <w:trHeight w:val="63"/>
        </w:trPr>
        <w:tc>
          <w:tcPr>
            <w:tcW w:w="4567" w:type="dxa"/>
          </w:tcPr>
          <w:p w14:paraId="304CAE0A" w14:textId="77777777" w:rsidR="00C8197C" w:rsidRPr="00E07FB0" w:rsidRDefault="00C8197C" w:rsidP="00F01378">
            <w:pPr>
              <w:spacing w:line="480" w:lineRule="auto"/>
              <w:jc w:val="both"/>
              <w:rPr>
                <w:rFonts w:ascii="Arial" w:hAnsi="Arial"/>
              </w:rPr>
            </w:pPr>
            <w:r w:rsidRPr="00E07FB0">
              <w:rPr>
                <w:rFonts w:ascii="Arial" w:hAnsi="Arial"/>
              </w:rPr>
              <w:t>H2O</w:t>
            </w:r>
          </w:p>
        </w:tc>
        <w:tc>
          <w:tcPr>
            <w:tcW w:w="4703" w:type="dxa"/>
          </w:tcPr>
          <w:p w14:paraId="08BD7554" w14:textId="77777777" w:rsidR="00C8197C" w:rsidRPr="00E07FB0" w:rsidRDefault="00C8197C" w:rsidP="00F01378">
            <w:pPr>
              <w:spacing w:line="480" w:lineRule="auto"/>
              <w:jc w:val="both"/>
              <w:rPr>
                <w:rFonts w:ascii="Arial" w:hAnsi="Arial"/>
              </w:rPr>
            </w:pPr>
            <w:r w:rsidRPr="00E07FB0">
              <w:rPr>
                <w:rFonts w:ascii="Arial" w:hAnsi="Arial"/>
              </w:rPr>
              <w:t>Up to 50 μl</w:t>
            </w:r>
          </w:p>
        </w:tc>
      </w:tr>
    </w:tbl>
    <w:p w14:paraId="3B51A455" w14:textId="71FE805F" w:rsidR="00C8197C" w:rsidRPr="00E07FB0" w:rsidRDefault="00C8197C" w:rsidP="00F01378">
      <w:pPr>
        <w:spacing w:line="480" w:lineRule="auto"/>
        <w:jc w:val="both"/>
      </w:pPr>
      <w:r w:rsidRPr="00E07FB0">
        <w:lastRenderedPageBreak/>
        <w:t xml:space="preserve">After digestion, the vector was treated with 2 μl of Calf Intestinal Alkaline Phosphatase (NEB) at 37°C for 30 minutes, then purified by QIAquick PCR Purification Kit (QIAGEN).  To assemble the paired gRNAs into the vector, 10 Gibson assembly reactions were performed as follows: </w:t>
      </w:r>
    </w:p>
    <w:tbl>
      <w:tblPr>
        <w:tblStyle w:val="TableGrid"/>
        <w:tblW w:w="0" w:type="auto"/>
        <w:tblInd w:w="108" w:type="dxa"/>
        <w:tblLook w:val="04A0" w:firstRow="1" w:lastRow="0" w:firstColumn="1" w:lastColumn="0" w:noHBand="0" w:noVBand="1"/>
      </w:tblPr>
      <w:tblGrid>
        <w:gridCol w:w="4567"/>
        <w:gridCol w:w="4675"/>
      </w:tblGrid>
      <w:tr w:rsidR="00C8197C" w:rsidRPr="00E07FB0" w14:paraId="26EDB3F6" w14:textId="77777777" w:rsidTr="00BF0303">
        <w:tc>
          <w:tcPr>
            <w:tcW w:w="4567" w:type="dxa"/>
          </w:tcPr>
          <w:p w14:paraId="461A36A2" w14:textId="77777777" w:rsidR="00C8197C" w:rsidRPr="00E07FB0" w:rsidRDefault="00C8197C" w:rsidP="00F01378">
            <w:pPr>
              <w:spacing w:line="480" w:lineRule="auto"/>
              <w:jc w:val="both"/>
              <w:rPr>
                <w:rFonts w:ascii="Arial" w:hAnsi="Arial"/>
              </w:rPr>
            </w:pPr>
            <w:r w:rsidRPr="00E07FB0">
              <w:rPr>
                <w:rFonts w:ascii="Arial" w:hAnsi="Arial"/>
              </w:rPr>
              <w:t xml:space="preserve">Linearized gRNA-LGP vector </w:t>
            </w:r>
          </w:p>
        </w:tc>
        <w:tc>
          <w:tcPr>
            <w:tcW w:w="4675" w:type="dxa"/>
          </w:tcPr>
          <w:p w14:paraId="76AEB1F3" w14:textId="77777777" w:rsidR="00C8197C" w:rsidRPr="00E07FB0" w:rsidRDefault="00C8197C" w:rsidP="00F01378">
            <w:pPr>
              <w:spacing w:line="480" w:lineRule="auto"/>
              <w:jc w:val="both"/>
              <w:rPr>
                <w:rFonts w:ascii="Arial" w:hAnsi="Arial"/>
              </w:rPr>
            </w:pPr>
            <w:r w:rsidRPr="00E07FB0">
              <w:rPr>
                <w:rFonts w:ascii="Arial" w:hAnsi="Arial"/>
              </w:rPr>
              <w:t>200 ng</w:t>
            </w:r>
          </w:p>
        </w:tc>
      </w:tr>
      <w:tr w:rsidR="00C8197C" w:rsidRPr="00E07FB0" w14:paraId="33882F79" w14:textId="77777777" w:rsidTr="00BF0303">
        <w:tc>
          <w:tcPr>
            <w:tcW w:w="4567" w:type="dxa"/>
          </w:tcPr>
          <w:p w14:paraId="081DA170" w14:textId="77777777" w:rsidR="00C8197C" w:rsidRPr="00E07FB0" w:rsidRDefault="00C8197C" w:rsidP="00F01378">
            <w:pPr>
              <w:spacing w:line="480" w:lineRule="auto"/>
              <w:jc w:val="both"/>
              <w:rPr>
                <w:rFonts w:ascii="Arial" w:hAnsi="Arial"/>
              </w:rPr>
            </w:pPr>
            <w:r w:rsidRPr="00E07FB0">
              <w:rPr>
                <w:rFonts w:ascii="Arial" w:hAnsi="Arial"/>
              </w:rPr>
              <w:t>Dual gRNA inserts</w:t>
            </w:r>
          </w:p>
        </w:tc>
        <w:tc>
          <w:tcPr>
            <w:tcW w:w="4675" w:type="dxa"/>
          </w:tcPr>
          <w:p w14:paraId="73C6FA96" w14:textId="77777777" w:rsidR="00C8197C" w:rsidRPr="00E07FB0" w:rsidRDefault="00C8197C" w:rsidP="00F01378">
            <w:pPr>
              <w:spacing w:line="480" w:lineRule="auto"/>
              <w:jc w:val="both"/>
              <w:rPr>
                <w:rFonts w:ascii="Arial" w:hAnsi="Arial"/>
              </w:rPr>
            </w:pPr>
            <w:r w:rsidRPr="00E07FB0">
              <w:rPr>
                <w:rFonts w:ascii="Arial" w:hAnsi="Arial"/>
              </w:rPr>
              <w:t>36 ng (molar ratio 1:10)</w:t>
            </w:r>
          </w:p>
        </w:tc>
      </w:tr>
      <w:tr w:rsidR="00C8197C" w:rsidRPr="00E07FB0" w14:paraId="4A7C05E3" w14:textId="77777777" w:rsidTr="00BF0303">
        <w:tc>
          <w:tcPr>
            <w:tcW w:w="4567" w:type="dxa"/>
          </w:tcPr>
          <w:p w14:paraId="0A920CDA" w14:textId="77777777" w:rsidR="00C8197C" w:rsidRPr="00E07FB0" w:rsidRDefault="00C8197C" w:rsidP="00F01378">
            <w:pPr>
              <w:spacing w:line="480" w:lineRule="auto"/>
              <w:jc w:val="both"/>
              <w:rPr>
                <w:rFonts w:ascii="Arial" w:hAnsi="Arial"/>
              </w:rPr>
            </w:pPr>
            <w:r w:rsidRPr="00E07FB0">
              <w:rPr>
                <w:rFonts w:ascii="Arial" w:hAnsi="Arial"/>
              </w:rPr>
              <w:t>2× Gibson Assembly Master Mix (NEB)</w:t>
            </w:r>
          </w:p>
        </w:tc>
        <w:tc>
          <w:tcPr>
            <w:tcW w:w="4675" w:type="dxa"/>
          </w:tcPr>
          <w:p w14:paraId="2003BD25" w14:textId="77777777" w:rsidR="00C8197C" w:rsidRPr="00E07FB0" w:rsidRDefault="00C8197C" w:rsidP="00F01378">
            <w:pPr>
              <w:spacing w:line="480" w:lineRule="auto"/>
              <w:jc w:val="both"/>
              <w:rPr>
                <w:rFonts w:ascii="Arial" w:hAnsi="Arial"/>
              </w:rPr>
            </w:pPr>
            <w:r w:rsidRPr="00E07FB0">
              <w:rPr>
                <w:rFonts w:ascii="Arial" w:hAnsi="Arial"/>
              </w:rPr>
              <w:t>10 μl</w:t>
            </w:r>
          </w:p>
        </w:tc>
      </w:tr>
      <w:tr w:rsidR="00C8197C" w:rsidRPr="00E07FB0" w14:paraId="69B6AC4B" w14:textId="77777777" w:rsidTr="00BF0303">
        <w:tc>
          <w:tcPr>
            <w:tcW w:w="4567" w:type="dxa"/>
          </w:tcPr>
          <w:p w14:paraId="12FAC051" w14:textId="77777777" w:rsidR="00C8197C" w:rsidRPr="00E07FB0" w:rsidRDefault="00C8197C" w:rsidP="00F01378">
            <w:pPr>
              <w:spacing w:line="480" w:lineRule="auto"/>
              <w:jc w:val="both"/>
              <w:rPr>
                <w:rFonts w:ascii="Arial" w:hAnsi="Arial"/>
              </w:rPr>
            </w:pPr>
            <w:r w:rsidRPr="00E07FB0">
              <w:rPr>
                <w:rFonts w:ascii="Arial" w:hAnsi="Arial"/>
              </w:rPr>
              <w:t xml:space="preserve">H2O </w:t>
            </w:r>
          </w:p>
        </w:tc>
        <w:tc>
          <w:tcPr>
            <w:tcW w:w="4675" w:type="dxa"/>
          </w:tcPr>
          <w:p w14:paraId="38B097A7" w14:textId="77777777" w:rsidR="00C8197C" w:rsidRPr="00E07FB0" w:rsidRDefault="00C8197C" w:rsidP="00F01378">
            <w:pPr>
              <w:spacing w:line="480" w:lineRule="auto"/>
              <w:jc w:val="both"/>
              <w:rPr>
                <w:rFonts w:ascii="Arial" w:hAnsi="Arial"/>
              </w:rPr>
            </w:pPr>
            <w:r w:rsidRPr="00E07FB0">
              <w:rPr>
                <w:rFonts w:ascii="Arial" w:hAnsi="Arial"/>
              </w:rPr>
              <w:t>Up to 20 μl</w:t>
            </w:r>
          </w:p>
        </w:tc>
      </w:tr>
    </w:tbl>
    <w:p w14:paraId="1FFCB627" w14:textId="4B8FB7C5" w:rsidR="00C8197C" w:rsidRPr="00E07FB0" w:rsidRDefault="00C8197C" w:rsidP="00F01378">
      <w:pPr>
        <w:spacing w:line="480" w:lineRule="auto"/>
        <w:jc w:val="both"/>
      </w:pPr>
      <w:r w:rsidRPr="00E07FB0">
        <w:t>After incubation at 50°C for 1 hour, the product was purified by QIAquick PCR Purification Kit (QIAGEN) and then transformed into One Shot Stbl3 Chemically Competent E. coli (Invitrogen). Twenty parallel transformations were performed to ensure several</w:t>
      </w:r>
      <w:ins w:id="98" w:author="Amanda Birmingham" w:date="2016-08-31T14:43:00Z">
        <w:r w:rsidR="005F6A3F">
          <w:t>-</w:t>
        </w:r>
      </w:ins>
      <w:del w:id="99" w:author="Amanda Birmingham" w:date="2016-08-31T14:43:00Z">
        <w:r w:rsidRPr="00E07FB0" w:rsidDel="005F6A3F">
          <w:delText xml:space="preserve"> </w:delText>
        </w:r>
      </w:del>
      <w:r w:rsidRPr="00E07FB0">
        <w:t xml:space="preserve">fold library representation. A small fraction (20-100 μl) of cultures were spread on carbenicillin (50 μg/ml) LB plates to calculate the library coverage, and the rest of the cultures were amplified overnight in 150 ml LB medium. </w:t>
      </w:r>
      <w:del w:id="100" w:author="Amanda Birmingham" w:date="2016-08-31T14:43:00Z">
        <w:r w:rsidRPr="00E07FB0" w:rsidDel="005F6A3F">
          <w:delText xml:space="preserve">Obtaining </w:delText>
        </w:r>
      </w:del>
      <w:r w:rsidRPr="00E07FB0">
        <w:t xml:space="preserve">~100X library coverage was ensured. The plasmid DNA was then extracted using HiSpeed Plasmid Maxi Kit (QIAGEN), and also twenty independent clones were picked </w:t>
      </w:r>
      <w:del w:id="101" w:author="Amanda Birmingham" w:date="2016-08-31T14:43:00Z">
        <w:r w:rsidRPr="00E07FB0" w:rsidDel="005F6A3F">
          <w:delText xml:space="preserve">up </w:delText>
        </w:r>
      </w:del>
      <w:r w:rsidRPr="00E07FB0">
        <w:t xml:space="preserve">and Sanger-sequenced to </w:t>
      </w:r>
      <w:del w:id="102" w:author="Amanda Birmingham" w:date="2016-08-31T14:43:00Z">
        <w:r w:rsidRPr="00E07FB0" w:rsidDel="005F6A3F">
          <w:delText xml:space="preserve">also </w:delText>
        </w:r>
      </w:del>
      <w:r w:rsidRPr="00E07FB0">
        <w:t xml:space="preserve">estimate the overall quality of the library. </w:t>
      </w:r>
    </w:p>
    <w:p w14:paraId="3CE4C824" w14:textId="77777777" w:rsidR="00C8197C" w:rsidRPr="00E07FB0" w:rsidRDefault="00C8197C" w:rsidP="00F01378">
      <w:pPr>
        <w:spacing w:line="480" w:lineRule="auto"/>
        <w:jc w:val="both"/>
        <w:rPr>
          <w:i/>
          <w:u w:val="single"/>
        </w:rPr>
      </w:pPr>
      <w:r w:rsidRPr="00E07FB0">
        <w:rPr>
          <w:i/>
          <w:u w:val="single"/>
        </w:rPr>
        <w:t>Step II: Insertion of the gRNA scaffold and the mouse U6 promoter</w:t>
      </w:r>
    </w:p>
    <w:p w14:paraId="2FDEDBFB" w14:textId="0B07E892" w:rsidR="00C8197C" w:rsidRPr="00E07FB0" w:rsidRDefault="00C8197C" w:rsidP="00F01378">
      <w:pPr>
        <w:spacing w:line="480" w:lineRule="auto"/>
        <w:jc w:val="both"/>
      </w:pPr>
      <w:r w:rsidRPr="00E07FB0">
        <w:t>The step</w:t>
      </w:r>
      <w:ins w:id="103" w:author="Amanda Birmingham" w:date="2016-08-31T14:44:00Z">
        <w:r w:rsidR="005F6A3F">
          <w:t>-</w:t>
        </w:r>
      </w:ins>
      <w:del w:id="104" w:author="Amanda Birmingham" w:date="2016-08-31T14:44:00Z">
        <w:r w:rsidRPr="00E07FB0" w:rsidDel="005F6A3F">
          <w:delText xml:space="preserve"> </w:delText>
        </w:r>
      </w:del>
      <w:r w:rsidRPr="00E07FB0">
        <w:t>1</w:t>
      </w:r>
      <w:ins w:id="105" w:author="Amanda Birmingham" w:date="2016-08-31T14:44:00Z">
        <w:r w:rsidR="005F6A3F">
          <w:t xml:space="preserve"> </w:t>
        </w:r>
      </w:ins>
      <w:del w:id="106" w:author="Amanda Birmingham" w:date="2016-08-31T14:44:00Z">
        <w:r w:rsidRPr="00E07FB0" w:rsidDel="005F6A3F">
          <w:delText>-</w:delText>
        </w:r>
      </w:del>
      <w:r w:rsidRPr="00E07FB0">
        <w:t>library plasmids were digested by BsmBI (NEB) as per the following reaction at 55</w:t>
      </w:r>
      <w:del w:id="107" w:author="Amanda Birmingham" w:date="2016-08-31T14:55:00Z">
        <w:r w:rsidRPr="00E07FB0" w:rsidDel="002B79C1">
          <w:delText xml:space="preserve"> </w:delText>
        </w:r>
      </w:del>
      <w:r w:rsidRPr="00E07FB0">
        <w:t>°C for 3 hours:</w:t>
      </w:r>
    </w:p>
    <w:tbl>
      <w:tblPr>
        <w:tblStyle w:val="TableGrid"/>
        <w:tblW w:w="0" w:type="auto"/>
        <w:tblInd w:w="108" w:type="dxa"/>
        <w:tblLook w:val="04A0" w:firstRow="1" w:lastRow="0" w:firstColumn="1" w:lastColumn="0" w:noHBand="0" w:noVBand="1"/>
      </w:tblPr>
      <w:tblGrid>
        <w:gridCol w:w="4567"/>
        <w:gridCol w:w="4675"/>
      </w:tblGrid>
      <w:tr w:rsidR="00C8197C" w:rsidRPr="00E07FB0" w14:paraId="601A9896" w14:textId="77777777" w:rsidTr="00BF0303">
        <w:tc>
          <w:tcPr>
            <w:tcW w:w="4567" w:type="dxa"/>
          </w:tcPr>
          <w:p w14:paraId="13A9E9ED" w14:textId="77777777" w:rsidR="00C8197C" w:rsidRPr="00E07FB0" w:rsidRDefault="00C8197C" w:rsidP="00F01378">
            <w:pPr>
              <w:spacing w:line="480" w:lineRule="auto"/>
              <w:jc w:val="both"/>
              <w:rPr>
                <w:rFonts w:ascii="Arial" w:hAnsi="Arial"/>
              </w:rPr>
            </w:pPr>
            <w:r w:rsidRPr="00E07FB0">
              <w:rPr>
                <w:rFonts w:ascii="Arial" w:hAnsi="Arial"/>
              </w:rPr>
              <w:t>Step 1 library</w:t>
            </w:r>
          </w:p>
        </w:tc>
        <w:tc>
          <w:tcPr>
            <w:tcW w:w="4675" w:type="dxa"/>
          </w:tcPr>
          <w:p w14:paraId="787FF658" w14:textId="77777777" w:rsidR="00C8197C" w:rsidRPr="00E07FB0" w:rsidRDefault="00C8197C" w:rsidP="00F01378">
            <w:pPr>
              <w:spacing w:line="480" w:lineRule="auto"/>
              <w:jc w:val="both"/>
              <w:rPr>
                <w:rFonts w:ascii="Arial" w:hAnsi="Arial"/>
              </w:rPr>
            </w:pPr>
            <w:r w:rsidRPr="00E07FB0">
              <w:rPr>
                <w:rFonts w:ascii="Arial" w:hAnsi="Arial"/>
              </w:rPr>
              <w:t>4 μg</w:t>
            </w:r>
          </w:p>
        </w:tc>
      </w:tr>
      <w:tr w:rsidR="00C8197C" w:rsidRPr="00E07FB0" w14:paraId="5B04C293" w14:textId="77777777" w:rsidTr="00BF0303">
        <w:tc>
          <w:tcPr>
            <w:tcW w:w="4567" w:type="dxa"/>
          </w:tcPr>
          <w:p w14:paraId="775C8DD4" w14:textId="77777777" w:rsidR="00C8197C" w:rsidRPr="00E07FB0" w:rsidRDefault="00C8197C" w:rsidP="00F01378">
            <w:pPr>
              <w:spacing w:line="480" w:lineRule="auto"/>
              <w:jc w:val="both"/>
              <w:rPr>
                <w:rFonts w:ascii="Arial" w:hAnsi="Arial"/>
              </w:rPr>
            </w:pPr>
            <w:r w:rsidRPr="00E07FB0">
              <w:rPr>
                <w:rFonts w:ascii="Arial" w:hAnsi="Arial"/>
              </w:rPr>
              <w:t xml:space="preserve">Buffer 3.1 </w:t>
            </w:r>
          </w:p>
        </w:tc>
        <w:tc>
          <w:tcPr>
            <w:tcW w:w="4675" w:type="dxa"/>
          </w:tcPr>
          <w:p w14:paraId="34B9E7F7" w14:textId="77777777" w:rsidR="00C8197C" w:rsidRPr="00E07FB0" w:rsidRDefault="00C8197C" w:rsidP="00F01378">
            <w:pPr>
              <w:spacing w:line="480" w:lineRule="auto"/>
              <w:jc w:val="both"/>
              <w:rPr>
                <w:rFonts w:ascii="Arial" w:hAnsi="Arial"/>
              </w:rPr>
            </w:pPr>
            <w:r w:rsidRPr="00E07FB0">
              <w:rPr>
                <w:rFonts w:ascii="Arial" w:hAnsi="Arial"/>
              </w:rPr>
              <w:t>5 μl</w:t>
            </w:r>
          </w:p>
        </w:tc>
      </w:tr>
      <w:tr w:rsidR="00C8197C" w:rsidRPr="00E07FB0" w14:paraId="7A74263A" w14:textId="77777777" w:rsidTr="00BF0303">
        <w:tc>
          <w:tcPr>
            <w:tcW w:w="4567" w:type="dxa"/>
          </w:tcPr>
          <w:p w14:paraId="60A9650E" w14:textId="77777777" w:rsidR="00C8197C" w:rsidRPr="00E07FB0" w:rsidRDefault="00C8197C" w:rsidP="00F01378">
            <w:pPr>
              <w:spacing w:line="480" w:lineRule="auto"/>
              <w:jc w:val="both"/>
              <w:rPr>
                <w:rFonts w:ascii="Arial" w:hAnsi="Arial"/>
              </w:rPr>
            </w:pPr>
            <w:r w:rsidRPr="00E07FB0">
              <w:rPr>
                <w:rFonts w:ascii="Arial" w:hAnsi="Arial"/>
              </w:rPr>
              <w:t>10× BSA</w:t>
            </w:r>
          </w:p>
        </w:tc>
        <w:tc>
          <w:tcPr>
            <w:tcW w:w="4675" w:type="dxa"/>
          </w:tcPr>
          <w:p w14:paraId="5D96BA41" w14:textId="77777777" w:rsidR="00C8197C" w:rsidRPr="00E07FB0" w:rsidRDefault="00C8197C" w:rsidP="00F01378">
            <w:pPr>
              <w:spacing w:line="480" w:lineRule="auto"/>
              <w:jc w:val="both"/>
              <w:rPr>
                <w:rFonts w:ascii="Arial" w:hAnsi="Arial"/>
              </w:rPr>
            </w:pPr>
            <w:r w:rsidRPr="00E07FB0">
              <w:rPr>
                <w:rFonts w:ascii="Arial" w:hAnsi="Arial"/>
              </w:rPr>
              <w:t>5 μl</w:t>
            </w:r>
          </w:p>
        </w:tc>
      </w:tr>
      <w:tr w:rsidR="00C8197C" w:rsidRPr="00E07FB0" w14:paraId="07A21205" w14:textId="77777777" w:rsidTr="00BF0303">
        <w:tc>
          <w:tcPr>
            <w:tcW w:w="4567" w:type="dxa"/>
          </w:tcPr>
          <w:p w14:paraId="54EB7E5F" w14:textId="77777777" w:rsidR="00C8197C" w:rsidRPr="00E07FB0" w:rsidRDefault="00C8197C" w:rsidP="00F01378">
            <w:pPr>
              <w:spacing w:line="480" w:lineRule="auto"/>
              <w:jc w:val="both"/>
              <w:rPr>
                <w:rFonts w:ascii="Arial" w:hAnsi="Arial"/>
              </w:rPr>
            </w:pPr>
            <w:r w:rsidRPr="00E07FB0">
              <w:rPr>
                <w:rFonts w:ascii="Arial" w:hAnsi="Arial"/>
              </w:rPr>
              <w:t>BsmBI</w:t>
            </w:r>
          </w:p>
        </w:tc>
        <w:tc>
          <w:tcPr>
            <w:tcW w:w="4675" w:type="dxa"/>
          </w:tcPr>
          <w:p w14:paraId="695BF3BA" w14:textId="77777777" w:rsidR="00C8197C" w:rsidRPr="00E07FB0" w:rsidRDefault="00C8197C" w:rsidP="00F01378">
            <w:pPr>
              <w:spacing w:line="480" w:lineRule="auto"/>
              <w:jc w:val="both"/>
              <w:rPr>
                <w:rFonts w:ascii="Arial" w:hAnsi="Arial"/>
              </w:rPr>
            </w:pPr>
            <w:r w:rsidRPr="00E07FB0">
              <w:rPr>
                <w:rFonts w:ascii="Arial" w:hAnsi="Arial"/>
              </w:rPr>
              <w:t>3 μl</w:t>
            </w:r>
          </w:p>
        </w:tc>
      </w:tr>
      <w:tr w:rsidR="00C8197C" w:rsidRPr="00E07FB0" w14:paraId="5641E54D" w14:textId="77777777" w:rsidTr="00BF0303">
        <w:tc>
          <w:tcPr>
            <w:tcW w:w="4567" w:type="dxa"/>
          </w:tcPr>
          <w:p w14:paraId="6F9A0F6C" w14:textId="77777777" w:rsidR="00C8197C" w:rsidRPr="00E07FB0" w:rsidRDefault="00C8197C" w:rsidP="00F01378">
            <w:pPr>
              <w:spacing w:line="480" w:lineRule="auto"/>
              <w:jc w:val="both"/>
              <w:rPr>
                <w:rFonts w:ascii="Arial" w:hAnsi="Arial"/>
              </w:rPr>
            </w:pPr>
            <w:r w:rsidRPr="00E07FB0">
              <w:rPr>
                <w:rFonts w:ascii="Arial" w:hAnsi="Arial"/>
              </w:rPr>
              <w:t>H2O</w:t>
            </w:r>
          </w:p>
        </w:tc>
        <w:tc>
          <w:tcPr>
            <w:tcW w:w="4675" w:type="dxa"/>
          </w:tcPr>
          <w:p w14:paraId="044E98A0" w14:textId="77777777" w:rsidR="00C8197C" w:rsidRPr="00E07FB0" w:rsidRDefault="00C8197C" w:rsidP="00F01378">
            <w:pPr>
              <w:spacing w:line="480" w:lineRule="auto"/>
              <w:jc w:val="both"/>
              <w:rPr>
                <w:rFonts w:ascii="Arial" w:hAnsi="Arial"/>
              </w:rPr>
            </w:pPr>
            <w:r w:rsidRPr="00E07FB0">
              <w:rPr>
                <w:rFonts w:ascii="Arial" w:hAnsi="Arial"/>
              </w:rPr>
              <w:t>Up to 50 μl</w:t>
            </w:r>
          </w:p>
        </w:tc>
      </w:tr>
    </w:tbl>
    <w:p w14:paraId="39069723" w14:textId="6389D2C3" w:rsidR="00C8197C" w:rsidRPr="00E07FB0" w:rsidDel="002B79C1" w:rsidRDefault="00C8197C" w:rsidP="00F01378">
      <w:pPr>
        <w:spacing w:line="480" w:lineRule="auto"/>
        <w:jc w:val="both"/>
        <w:rPr>
          <w:del w:id="108" w:author="Amanda Birmingham" w:date="2016-08-31T14:56:00Z"/>
        </w:rPr>
      </w:pPr>
      <w:r w:rsidRPr="00E07FB0">
        <w:t>After digestion, the linearized plasmids were treated with 2 μl of Calf Intestinal Alkaline Phosphatase (NEB) at 37°C for 30 minutes</w:t>
      </w:r>
      <w:ins w:id="109" w:author="Amanda Birmingham" w:date="2016-08-31T14:56:00Z">
        <w:r w:rsidR="002B79C1">
          <w:t>;</w:t>
        </w:r>
      </w:ins>
      <w:del w:id="110" w:author="Amanda Birmingham" w:date="2016-08-31T14:56:00Z">
        <w:r w:rsidRPr="00E07FB0" w:rsidDel="002B79C1">
          <w:delText>,</w:delText>
        </w:r>
      </w:del>
      <w:r w:rsidRPr="00E07FB0">
        <w:t xml:space="preserve"> cut plasmids gel-purified via 0.6% agarose gel </w:t>
      </w:r>
      <w:r w:rsidRPr="00E07FB0">
        <w:lastRenderedPageBreak/>
        <w:t xml:space="preserve">electrophoresis and QIAquick gel extraction kit (QIAGEN). </w:t>
      </w:r>
    </w:p>
    <w:p w14:paraId="4CE0DD3A" w14:textId="396766A5" w:rsidR="00C8197C" w:rsidRPr="00E07FB0" w:rsidRDefault="00C8197C" w:rsidP="00F01378">
      <w:pPr>
        <w:spacing w:line="480" w:lineRule="auto"/>
        <w:jc w:val="both"/>
      </w:pPr>
      <w:r w:rsidRPr="00E07FB0">
        <w:t>Concurrently</w:t>
      </w:r>
      <w:ins w:id="111" w:author="Amanda Birmingham" w:date="2016-08-31T14:56:00Z">
        <w:r w:rsidR="002B79C1">
          <w:t>,</w:t>
        </w:r>
      </w:ins>
      <w:r w:rsidRPr="00E07FB0">
        <w:t xml:space="preserve"> the step 2 inserts (synthesized by IDT and cloned into a TOPO vector), were digested by BsmBI (NEB) per the following reaction at 55</w:t>
      </w:r>
      <w:del w:id="112" w:author="Amanda Birmingham" w:date="2016-08-31T14:56:00Z">
        <w:r w:rsidRPr="00E07FB0" w:rsidDel="002B79C1">
          <w:delText xml:space="preserve"> </w:delText>
        </w:r>
      </w:del>
      <w:r w:rsidRPr="00E07FB0">
        <w:t>°C for 3 hours:</w:t>
      </w:r>
    </w:p>
    <w:tbl>
      <w:tblPr>
        <w:tblStyle w:val="TableGrid"/>
        <w:tblW w:w="0" w:type="auto"/>
        <w:tblInd w:w="108" w:type="dxa"/>
        <w:tblLook w:val="04A0" w:firstRow="1" w:lastRow="0" w:firstColumn="1" w:lastColumn="0" w:noHBand="0" w:noVBand="1"/>
      </w:tblPr>
      <w:tblGrid>
        <w:gridCol w:w="4567"/>
        <w:gridCol w:w="4675"/>
      </w:tblGrid>
      <w:tr w:rsidR="00C8197C" w:rsidRPr="00E07FB0" w14:paraId="240D90F4" w14:textId="77777777" w:rsidTr="00BF0303">
        <w:tc>
          <w:tcPr>
            <w:tcW w:w="4567" w:type="dxa"/>
          </w:tcPr>
          <w:p w14:paraId="6993C6CB" w14:textId="77777777" w:rsidR="00C8197C" w:rsidRPr="00E07FB0" w:rsidRDefault="00C8197C" w:rsidP="00F01378">
            <w:pPr>
              <w:spacing w:line="480" w:lineRule="auto"/>
              <w:jc w:val="both"/>
              <w:rPr>
                <w:rFonts w:ascii="Arial" w:hAnsi="Arial"/>
              </w:rPr>
            </w:pPr>
            <w:r w:rsidRPr="00E07FB0">
              <w:rPr>
                <w:rFonts w:ascii="Arial" w:hAnsi="Arial"/>
              </w:rPr>
              <w:t>Purified step 2 insert PCR product</w:t>
            </w:r>
          </w:p>
        </w:tc>
        <w:tc>
          <w:tcPr>
            <w:tcW w:w="4675" w:type="dxa"/>
          </w:tcPr>
          <w:p w14:paraId="653E59F2" w14:textId="77777777" w:rsidR="00C8197C" w:rsidRPr="00E07FB0" w:rsidRDefault="00C8197C" w:rsidP="00F01378">
            <w:pPr>
              <w:spacing w:line="480" w:lineRule="auto"/>
              <w:jc w:val="both"/>
              <w:rPr>
                <w:rFonts w:ascii="Arial" w:hAnsi="Arial"/>
              </w:rPr>
            </w:pPr>
            <w:r w:rsidRPr="00E07FB0">
              <w:rPr>
                <w:rFonts w:ascii="Arial" w:hAnsi="Arial"/>
              </w:rPr>
              <w:t>0.8 μg</w:t>
            </w:r>
          </w:p>
        </w:tc>
      </w:tr>
      <w:tr w:rsidR="00C8197C" w:rsidRPr="00E07FB0" w14:paraId="5E4C8315" w14:textId="77777777" w:rsidTr="00BF0303">
        <w:tc>
          <w:tcPr>
            <w:tcW w:w="4567" w:type="dxa"/>
          </w:tcPr>
          <w:p w14:paraId="377E93AB" w14:textId="77777777" w:rsidR="00C8197C" w:rsidRPr="00E07FB0" w:rsidRDefault="00C8197C" w:rsidP="00F01378">
            <w:pPr>
              <w:spacing w:line="480" w:lineRule="auto"/>
              <w:jc w:val="both"/>
              <w:rPr>
                <w:rFonts w:ascii="Arial" w:hAnsi="Arial"/>
              </w:rPr>
            </w:pPr>
            <w:r w:rsidRPr="00E07FB0">
              <w:rPr>
                <w:rFonts w:ascii="Arial" w:hAnsi="Arial"/>
              </w:rPr>
              <w:t xml:space="preserve">Buffer 3.1 </w:t>
            </w:r>
          </w:p>
        </w:tc>
        <w:tc>
          <w:tcPr>
            <w:tcW w:w="4675" w:type="dxa"/>
          </w:tcPr>
          <w:p w14:paraId="0DF3D55A" w14:textId="77777777" w:rsidR="00C8197C" w:rsidRPr="00E07FB0" w:rsidRDefault="00C8197C" w:rsidP="00F01378">
            <w:pPr>
              <w:spacing w:line="480" w:lineRule="auto"/>
              <w:jc w:val="both"/>
              <w:rPr>
                <w:rFonts w:ascii="Arial" w:hAnsi="Arial"/>
              </w:rPr>
            </w:pPr>
            <w:r w:rsidRPr="00E07FB0">
              <w:rPr>
                <w:rFonts w:ascii="Arial" w:hAnsi="Arial"/>
              </w:rPr>
              <w:t>5 μl</w:t>
            </w:r>
          </w:p>
        </w:tc>
      </w:tr>
      <w:tr w:rsidR="00C8197C" w:rsidRPr="00E07FB0" w14:paraId="4A4F8B57" w14:textId="77777777" w:rsidTr="00BF0303">
        <w:tc>
          <w:tcPr>
            <w:tcW w:w="4567" w:type="dxa"/>
          </w:tcPr>
          <w:p w14:paraId="384DAEF8" w14:textId="77777777" w:rsidR="00C8197C" w:rsidRPr="00E07FB0" w:rsidRDefault="00C8197C" w:rsidP="00F01378">
            <w:pPr>
              <w:spacing w:line="480" w:lineRule="auto"/>
              <w:jc w:val="both"/>
              <w:rPr>
                <w:rFonts w:ascii="Arial" w:hAnsi="Arial"/>
              </w:rPr>
            </w:pPr>
            <w:r w:rsidRPr="00E07FB0">
              <w:rPr>
                <w:rFonts w:ascii="Arial" w:hAnsi="Arial"/>
              </w:rPr>
              <w:t>10× BSA</w:t>
            </w:r>
          </w:p>
        </w:tc>
        <w:tc>
          <w:tcPr>
            <w:tcW w:w="4675" w:type="dxa"/>
          </w:tcPr>
          <w:p w14:paraId="173E40FB" w14:textId="77777777" w:rsidR="00C8197C" w:rsidRPr="00E07FB0" w:rsidRDefault="00C8197C" w:rsidP="00F01378">
            <w:pPr>
              <w:spacing w:line="480" w:lineRule="auto"/>
              <w:jc w:val="both"/>
              <w:rPr>
                <w:rFonts w:ascii="Arial" w:hAnsi="Arial"/>
              </w:rPr>
            </w:pPr>
            <w:r w:rsidRPr="00E07FB0">
              <w:rPr>
                <w:rFonts w:ascii="Arial" w:hAnsi="Arial"/>
              </w:rPr>
              <w:t>5 μl</w:t>
            </w:r>
          </w:p>
        </w:tc>
      </w:tr>
      <w:tr w:rsidR="00C8197C" w:rsidRPr="00E07FB0" w14:paraId="2FDFD881" w14:textId="77777777" w:rsidTr="00BF0303">
        <w:tc>
          <w:tcPr>
            <w:tcW w:w="4567" w:type="dxa"/>
          </w:tcPr>
          <w:p w14:paraId="68A15E3F" w14:textId="77777777" w:rsidR="00C8197C" w:rsidRPr="00E07FB0" w:rsidRDefault="00C8197C" w:rsidP="00F01378">
            <w:pPr>
              <w:spacing w:line="480" w:lineRule="auto"/>
              <w:jc w:val="both"/>
              <w:rPr>
                <w:rFonts w:ascii="Arial" w:hAnsi="Arial"/>
              </w:rPr>
            </w:pPr>
            <w:r w:rsidRPr="00E07FB0">
              <w:rPr>
                <w:rFonts w:ascii="Arial" w:hAnsi="Arial"/>
              </w:rPr>
              <w:t>BsmBI</w:t>
            </w:r>
          </w:p>
        </w:tc>
        <w:tc>
          <w:tcPr>
            <w:tcW w:w="4675" w:type="dxa"/>
          </w:tcPr>
          <w:p w14:paraId="11A98855" w14:textId="77777777" w:rsidR="00C8197C" w:rsidRPr="00E07FB0" w:rsidRDefault="00C8197C" w:rsidP="00F01378">
            <w:pPr>
              <w:spacing w:line="480" w:lineRule="auto"/>
              <w:jc w:val="both"/>
              <w:rPr>
                <w:rFonts w:ascii="Arial" w:hAnsi="Arial"/>
              </w:rPr>
            </w:pPr>
            <w:r w:rsidRPr="00E07FB0">
              <w:rPr>
                <w:rFonts w:ascii="Arial" w:hAnsi="Arial"/>
              </w:rPr>
              <w:t>3 μl</w:t>
            </w:r>
          </w:p>
        </w:tc>
      </w:tr>
      <w:tr w:rsidR="00C8197C" w:rsidRPr="00E07FB0" w14:paraId="442D2DC8" w14:textId="77777777" w:rsidTr="00BF0303">
        <w:tc>
          <w:tcPr>
            <w:tcW w:w="4567" w:type="dxa"/>
          </w:tcPr>
          <w:p w14:paraId="3981AC79" w14:textId="77777777" w:rsidR="00C8197C" w:rsidRPr="00E07FB0" w:rsidRDefault="00C8197C" w:rsidP="00F01378">
            <w:pPr>
              <w:spacing w:line="480" w:lineRule="auto"/>
              <w:jc w:val="both"/>
              <w:rPr>
                <w:rFonts w:ascii="Arial" w:hAnsi="Arial"/>
              </w:rPr>
            </w:pPr>
            <w:r w:rsidRPr="00E07FB0">
              <w:rPr>
                <w:rFonts w:ascii="Arial" w:hAnsi="Arial"/>
              </w:rPr>
              <w:t>H2O</w:t>
            </w:r>
          </w:p>
        </w:tc>
        <w:tc>
          <w:tcPr>
            <w:tcW w:w="4675" w:type="dxa"/>
          </w:tcPr>
          <w:p w14:paraId="3EC26F1B" w14:textId="77777777" w:rsidR="00C8197C" w:rsidRPr="00E07FB0" w:rsidRDefault="00C8197C" w:rsidP="00F01378">
            <w:pPr>
              <w:spacing w:line="480" w:lineRule="auto"/>
              <w:jc w:val="both"/>
              <w:rPr>
                <w:rFonts w:ascii="Arial" w:hAnsi="Arial"/>
              </w:rPr>
            </w:pPr>
            <w:r w:rsidRPr="00E07FB0">
              <w:rPr>
                <w:rFonts w:ascii="Arial" w:hAnsi="Arial"/>
              </w:rPr>
              <w:t>Up to 50 μl</w:t>
            </w:r>
          </w:p>
        </w:tc>
      </w:tr>
    </w:tbl>
    <w:p w14:paraId="14423CBB" w14:textId="77777777" w:rsidR="00C8197C" w:rsidRPr="00E07FB0" w:rsidRDefault="00C8197C" w:rsidP="00F01378">
      <w:pPr>
        <w:spacing w:line="480" w:lineRule="auto"/>
        <w:jc w:val="both"/>
      </w:pPr>
    </w:p>
    <w:p w14:paraId="4C209B10" w14:textId="77777777" w:rsidR="00C8197C" w:rsidRPr="00E07FB0" w:rsidRDefault="00C8197C" w:rsidP="00F01378">
      <w:pPr>
        <w:spacing w:line="480" w:lineRule="auto"/>
        <w:jc w:val="both"/>
        <w:rPr>
          <w:i/>
        </w:rPr>
      </w:pPr>
      <w:r w:rsidRPr="00E07FB0">
        <w:rPr>
          <w:i/>
        </w:rPr>
        <w:t>Sequence of the step 2 insert, with left-gRNA scaffold (blue) and mU6 promoters (brown) highlighted:</w:t>
      </w:r>
    </w:p>
    <w:p w14:paraId="19E99972" w14:textId="77777777" w:rsidR="00C8197C" w:rsidRPr="00E07FB0" w:rsidRDefault="00C8197C" w:rsidP="00F01378">
      <w:pPr>
        <w:spacing w:line="480" w:lineRule="auto"/>
        <w:jc w:val="both"/>
        <w:rPr>
          <w:i/>
        </w:rPr>
      </w:pPr>
      <w:r w:rsidRPr="00E07FB0">
        <w:rPr>
          <w:i/>
        </w:rPr>
        <w:t>TATGAGGACGAATCTCCCGCTTATACGTCTCT</w:t>
      </w:r>
      <w:r w:rsidRPr="00E07FB0">
        <w:rPr>
          <w:i/>
          <w:color w:val="0070C0"/>
        </w:rPr>
        <w:t>GTTTCAGAGCTATGCTGGAAACTGCATAGCAAGTTGAAATAAGGCTAGTCCGTTATCAACTTGAAAAAGTGGCACCGAGTCGGTGCTTTTTT</w:t>
      </w:r>
      <w:r w:rsidRPr="00E07FB0">
        <w:rPr>
          <w:i/>
        </w:rPr>
        <w:t>GTACTGAGTCGCCCA</w:t>
      </w:r>
      <w:r w:rsidRPr="00E07FB0">
        <w:rPr>
          <w:i/>
          <w:color w:val="943634" w:themeColor="accent2" w:themeShade="BF"/>
        </w:rPr>
        <w:t>GTCTCAGATAGATCCGACGCCGCCATCTCTAGGCCCGCGCCGGCCCCCTCGCACAGACTTGTGGGAGAAGCTCGGCTACTCCCCTGCCCCGGTTAATTTGCATATAATATTTCCTAGTAACTATAGAGGCTTAATGTGCGATAAAAGACAGATAATCTGTTCTTTTTAATACTAGCTACATTTTACATGATAGGCTTGGATTTCTATAAGAGATACAAATACTAAATTATTATTTTAAAAAACAGCACAAAAGGAAACTCACCCTAACTGTAAAGTAATTGTGTGTTTTGAGACTATAAATATCCCTTGGAGAAAAGCCTTGTTT</w:t>
      </w:r>
      <w:r w:rsidRPr="00E07FB0">
        <w:rPr>
          <w:i/>
        </w:rPr>
        <w:t>GAGAGACGGTACAAGCACACGTTTGTCAAGACC</w:t>
      </w:r>
    </w:p>
    <w:p w14:paraId="31B05BB8" w14:textId="77777777" w:rsidR="00C8197C" w:rsidRPr="00E07FB0" w:rsidRDefault="00C8197C" w:rsidP="00F01378">
      <w:pPr>
        <w:spacing w:line="480" w:lineRule="auto"/>
        <w:jc w:val="both"/>
      </w:pPr>
    </w:p>
    <w:p w14:paraId="55BB6940" w14:textId="77777777" w:rsidR="00C8197C" w:rsidRPr="00E07FB0" w:rsidRDefault="00C8197C" w:rsidP="00F01378">
      <w:pPr>
        <w:spacing w:line="480" w:lineRule="auto"/>
        <w:jc w:val="both"/>
      </w:pPr>
      <w:r w:rsidRPr="00E07FB0">
        <w:t>Subsequently the following ligation reaction was set up, and involved overnight incubation at 16</w:t>
      </w:r>
      <w:del w:id="113" w:author="Amanda Birmingham" w:date="2016-08-31T14:56:00Z">
        <w:r w:rsidRPr="00E07FB0" w:rsidDel="002B79C1">
          <w:delText xml:space="preserve"> </w:delText>
        </w:r>
      </w:del>
      <w:r w:rsidRPr="00E07FB0">
        <w:t>°C followed by heat inactivation at 65°C for 10 minutes:</w:t>
      </w:r>
    </w:p>
    <w:tbl>
      <w:tblPr>
        <w:tblStyle w:val="TableGrid"/>
        <w:tblW w:w="0" w:type="auto"/>
        <w:tblInd w:w="108" w:type="dxa"/>
        <w:tblLook w:val="04A0" w:firstRow="1" w:lastRow="0" w:firstColumn="1" w:lastColumn="0" w:noHBand="0" w:noVBand="1"/>
      </w:tblPr>
      <w:tblGrid>
        <w:gridCol w:w="4567"/>
        <w:gridCol w:w="4675"/>
      </w:tblGrid>
      <w:tr w:rsidR="00C8197C" w:rsidRPr="00E07FB0" w14:paraId="755F4C22" w14:textId="77777777" w:rsidTr="00BF0303">
        <w:tc>
          <w:tcPr>
            <w:tcW w:w="4567" w:type="dxa"/>
          </w:tcPr>
          <w:p w14:paraId="11C19A10" w14:textId="77777777" w:rsidR="00C8197C" w:rsidRPr="00E07FB0" w:rsidRDefault="00C8197C" w:rsidP="00F01378">
            <w:pPr>
              <w:spacing w:line="480" w:lineRule="auto"/>
              <w:jc w:val="both"/>
              <w:rPr>
                <w:rFonts w:ascii="Arial" w:hAnsi="Arial"/>
              </w:rPr>
            </w:pPr>
            <w:r w:rsidRPr="00E07FB0">
              <w:rPr>
                <w:rFonts w:ascii="Arial" w:hAnsi="Arial"/>
              </w:rPr>
              <w:t>10X T4 DNA Ligase Buffer</w:t>
            </w:r>
          </w:p>
        </w:tc>
        <w:tc>
          <w:tcPr>
            <w:tcW w:w="4675" w:type="dxa"/>
          </w:tcPr>
          <w:p w14:paraId="4B401B2C" w14:textId="77777777" w:rsidR="00C8197C" w:rsidRPr="00E07FB0" w:rsidRDefault="00C8197C" w:rsidP="00F01378">
            <w:pPr>
              <w:spacing w:line="480" w:lineRule="auto"/>
              <w:jc w:val="both"/>
              <w:rPr>
                <w:rFonts w:ascii="Arial" w:hAnsi="Arial"/>
              </w:rPr>
            </w:pPr>
            <w:r w:rsidRPr="00E07FB0">
              <w:rPr>
                <w:rFonts w:ascii="Arial" w:hAnsi="Arial"/>
              </w:rPr>
              <w:t>2 μl</w:t>
            </w:r>
          </w:p>
        </w:tc>
      </w:tr>
      <w:tr w:rsidR="00C8197C" w:rsidRPr="00E07FB0" w14:paraId="4F9D8636" w14:textId="77777777" w:rsidTr="00BF0303">
        <w:tc>
          <w:tcPr>
            <w:tcW w:w="4567" w:type="dxa"/>
          </w:tcPr>
          <w:p w14:paraId="63F8BCCB" w14:textId="77777777" w:rsidR="00C8197C" w:rsidRPr="00E07FB0" w:rsidRDefault="00C8197C" w:rsidP="00F01378">
            <w:pPr>
              <w:spacing w:line="480" w:lineRule="auto"/>
              <w:jc w:val="both"/>
              <w:rPr>
                <w:rFonts w:ascii="Arial" w:hAnsi="Arial"/>
              </w:rPr>
            </w:pPr>
            <w:r w:rsidRPr="00E07FB0">
              <w:rPr>
                <w:rFonts w:ascii="Arial" w:hAnsi="Arial"/>
              </w:rPr>
              <w:t xml:space="preserve">Step 1 library, digested </w:t>
            </w:r>
          </w:p>
        </w:tc>
        <w:tc>
          <w:tcPr>
            <w:tcW w:w="4675" w:type="dxa"/>
          </w:tcPr>
          <w:p w14:paraId="586FAF1B" w14:textId="77777777" w:rsidR="00C8197C" w:rsidRPr="00E07FB0" w:rsidRDefault="00C8197C" w:rsidP="00F01378">
            <w:pPr>
              <w:spacing w:line="480" w:lineRule="auto"/>
              <w:jc w:val="both"/>
              <w:rPr>
                <w:rFonts w:ascii="Arial" w:hAnsi="Arial"/>
              </w:rPr>
            </w:pPr>
            <w:r w:rsidRPr="00E07FB0">
              <w:rPr>
                <w:rFonts w:ascii="Arial" w:hAnsi="Arial"/>
              </w:rPr>
              <w:t>100 ng</w:t>
            </w:r>
          </w:p>
        </w:tc>
      </w:tr>
      <w:tr w:rsidR="00C8197C" w:rsidRPr="00E07FB0" w14:paraId="7848FB8A" w14:textId="77777777" w:rsidTr="00BF0303">
        <w:tc>
          <w:tcPr>
            <w:tcW w:w="4567" w:type="dxa"/>
          </w:tcPr>
          <w:p w14:paraId="69329291" w14:textId="77777777" w:rsidR="00C8197C" w:rsidRPr="00E07FB0" w:rsidRDefault="00C8197C" w:rsidP="00F01378">
            <w:pPr>
              <w:spacing w:line="480" w:lineRule="auto"/>
              <w:jc w:val="both"/>
              <w:rPr>
                <w:rFonts w:ascii="Arial" w:hAnsi="Arial"/>
              </w:rPr>
            </w:pPr>
            <w:r w:rsidRPr="00E07FB0">
              <w:rPr>
                <w:rFonts w:ascii="Arial" w:hAnsi="Arial"/>
              </w:rPr>
              <w:lastRenderedPageBreak/>
              <w:t xml:space="preserve">Step 2 insert, digested </w:t>
            </w:r>
          </w:p>
        </w:tc>
        <w:tc>
          <w:tcPr>
            <w:tcW w:w="4675" w:type="dxa"/>
          </w:tcPr>
          <w:p w14:paraId="542DB36B" w14:textId="77777777" w:rsidR="00C8197C" w:rsidRPr="00E07FB0" w:rsidRDefault="00C8197C" w:rsidP="00F01378">
            <w:pPr>
              <w:spacing w:line="480" w:lineRule="auto"/>
              <w:jc w:val="both"/>
              <w:rPr>
                <w:rFonts w:ascii="Arial" w:hAnsi="Arial"/>
              </w:rPr>
            </w:pPr>
            <w:r w:rsidRPr="00E07FB0">
              <w:rPr>
                <w:rFonts w:ascii="Arial" w:hAnsi="Arial"/>
              </w:rPr>
              <w:t>100 ng</w:t>
            </w:r>
          </w:p>
        </w:tc>
      </w:tr>
      <w:tr w:rsidR="00C8197C" w:rsidRPr="00E07FB0" w14:paraId="60248C69" w14:textId="77777777" w:rsidTr="00BF0303">
        <w:tc>
          <w:tcPr>
            <w:tcW w:w="4567" w:type="dxa"/>
          </w:tcPr>
          <w:p w14:paraId="22E6DE03" w14:textId="77777777" w:rsidR="00C8197C" w:rsidRPr="00E07FB0" w:rsidRDefault="00C8197C" w:rsidP="00F01378">
            <w:pPr>
              <w:spacing w:line="480" w:lineRule="auto"/>
              <w:jc w:val="both"/>
              <w:rPr>
                <w:rFonts w:ascii="Arial" w:hAnsi="Arial"/>
              </w:rPr>
            </w:pPr>
            <w:r w:rsidRPr="00E07FB0">
              <w:rPr>
                <w:rFonts w:ascii="Arial" w:hAnsi="Arial"/>
              </w:rPr>
              <w:t>T4 DNA Ligase (high concentration)</w:t>
            </w:r>
          </w:p>
        </w:tc>
        <w:tc>
          <w:tcPr>
            <w:tcW w:w="4675" w:type="dxa"/>
          </w:tcPr>
          <w:p w14:paraId="0DDFDCC1" w14:textId="77777777" w:rsidR="00C8197C" w:rsidRPr="00E07FB0" w:rsidRDefault="00C8197C" w:rsidP="00F01378">
            <w:pPr>
              <w:spacing w:line="480" w:lineRule="auto"/>
              <w:jc w:val="both"/>
              <w:rPr>
                <w:rFonts w:ascii="Arial" w:hAnsi="Arial"/>
              </w:rPr>
            </w:pPr>
            <w:r w:rsidRPr="00E07FB0">
              <w:rPr>
                <w:rFonts w:ascii="Arial" w:hAnsi="Arial"/>
              </w:rPr>
              <w:t>1 μl</w:t>
            </w:r>
          </w:p>
        </w:tc>
      </w:tr>
      <w:tr w:rsidR="00C8197C" w:rsidRPr="00E07FB0" w14:paraId="09AE5FC9" w14:textId="77777777" w:rsidTr="00BF0303">
        <w:tc>
          <w:tcPr>
            <w:tcW w:w="4567" w:type="dxa"/>
          </w:tcPr>
          <w:p w14:paraId="752B901A" w14:textId="77777777" w:rsidR="00C8197C" w:rsidRPr="00E07FB0" w:rsidRDefault="00C8197C" w:rsidP="00F01378">
            <w:pPr>
              <w:spacing w:line="480" w:lineRule="auto"/>
              <w:jc w:val="both"/>
              <w:rPr>
                <w:rFonts w:ascii="Arial" w:hAnsi="Arial"/>
              </w:rPr>
            </w:pPr>
            <w:r w:rsidRPr="00E07FB0">
              <w:rPr>
                <w:rFonts w:ascii="Arial" w:hAnsi="Arial"/>
              </w:rPr>
              <w:t>H2O</w:t>
            </w:r>
          </w:p>
        </w:tc>
        <w:tc>
          <w:tcPr>
            <w:tcW w:w="4675" w:type="dxa"/>
          </w:tcPr>
          <w:p w14:paraId="23442E3B" w14:textId="77777777" w:rsidR="00C8197C" w:rsidRPr="00E07FB0" w:rsidRDefault="00C8197C" w:rsidP="00F01378">
            <w:pPr>
              <w:spacing w:line="480" w:lineRule="auto"/>
              <w:jc w:val="both"/>
              <w:rPr>
                <w:rFonts w:ascii="Arial" w:hAnsi="Arial"/>
              </w:rPr>
            </w:pPr>
            <w:r w:rsidRPr="00E07FB0">
              <w:rPr>
                <w:rFonts w:ascii="Arial" w:hAnsi="Arial"/>
              </w:rPr>
              <w:t>Up to 20 μl</w:t>
            </w:r>
          </w:p>
        </w:tc>
      </w:tr>
    </w:tbl>
    <w:p w14:paraId="019D470A" w14:textId="77777777" w:rsidR="00C8197C" w:rsidRPr="00E07FB0" w:rsidRDefault="00C8197C" w:rsidP="00F01378">
      <w:pPr>
        <w:spacing w:line="480" w:lineRule="auto"/>
        <w:jc w:val="both"/>
      </w:pPr>
      <w:r w:rsidRPr="00E07FB0">
        <w:t>4 ul of the reaction was transformed into 100 ul of ElectroMAX Stbl4 Competent Cells (Invitrogen) according to the manufacturer’s protocol using an Eppendorf Electroporator. A small fraction (1-10 μl) of cultures were spread on carbenicillin (50 μg/ml) LB plates to calculate the library coverage, and the rest of the cultures were plated on ten 15 cm LB- carbenicillin plates and grown overnight at 37°C for amplification. Two transformations were required to get ~100X library coverage. The plasmid DNA was extracted using HiSpeed Plasmid Maxi Kit (QIAGEN). Library diversity was determined by deep sequencing.</w:t>
      </w:r>
    </w:p>
    <w:p w14:paraId="09BAF3C6" w14:textId="77777777" w:rsidR="00C8197C" w:rsidRPr="00E07FB0" w:rsidRDefault="00C8197C" w:rsidP="00F01378">
      <w:pPr>
        <w:spacing w:line="480" w:lineRule="auto"/>
        <w:jc w:val="both"/>
      </w:pPr>
    </w:p>
    <w:p w14:paraId="64269BB1" w14:textId="77777777" w:rsidR="00C8197C" w:rsidRPr="00E07FB0" w:rsidRDefault="00C8197C" w:rsidP="00F01378">
      <w:pPr>
        <w:spacing w:line="480" w:lineRule="auto"/>
        <w:jc w:val="both"/>
        <w:rPr>
          <w:b/>
        </w:rPr>
      </w:pPr>
      <w:r w:rsidRPr="00E07FB0">
        <w:rPr>
          <w:b/>
        </w:rPr>
        <w:t>NGS library preparation</w:t>
      </w:r>
    </w:p>
    <w:p w14:paraId="382FB373" w14:textId="4250DED4" w:rsidR="00C8197C" w:rsidRPr="00E07FB0" w:rsidRDefault="00C8197C" w:rsidP="00F01378">
      <w:pPr>
        <w:spacing w:line="480" w:lineRule="auto"/>
        <w:ind w:firstLine="720"/>
        <w:jc w:val="both"/>
      </w:pPr>
      <w:r w:rsidRPr="00E07FB0">
        <w:t>The harvested cell pellets were stored at -80</w:t>
      </w:r>
      <w:ins w:id="114" w:author="Amanda Birmingham" w:date="2016-08-31T14:57:00Z">
        <w:r w:rsidR="002B79C1" w:rsidRPr="00E07FB0">
          <w:t>°</w:t>
        </w:r>
      </w:ins>
      <w:r w:rsidRPr="00E07FB0">
        <w:t>C until the genomic DNA was ex</w:t>
      </w:r>
      <w:ins w:id="115" w:author="Amanda Birmingham" w:date="2016-08-31T14:57:00Z">
        <w:r w:rsidR="002B79C1">
          <w:t>tr</w:t>
        </w:r>
      </w:ins>
      <w:r w:rsidRPr="00E07FB0">
        <w:t>acted with DNeasy Blood &amp; Tissue Kit (QIAGEN). The dual gRNA cassette was amplified and prepared for deep sequencing using two steps of PCR. The 1</w:t>
      </w:r>
      <w:r w:rsidRPr="00E07FB0">
        <w:rPr>
          <w:vertAlign w:val="superscript"/>
        </w:rPr>
        <w:t>st</w:t>
      </w:r>
      <w:r w:rsidRPr="00E07FB0">
        <w:t xml:space="preserve"> step PCR was performed as 10 separate 50 μl reactions with 2 μg input genomic DNA per reaction (total 20 μg for each sample) using Kapa Hifi. The 1</w:t>
      </w:r>
      <w:r w:rsidRPr="00E07FB0">
        <w:rPr>
          <w:vertAlign w:val="superscript"/>
        </w:rPr>
        <w:t>st</w:t>
      </w:r>
      <w:r w:rsidRPr="00E07FB0">
        <w:t xml:space="preserve"> step PCR primers were as follows: </w:t>
      </w:r>
    </w:p>
    <w:p w14:paraId="1904125B" w14:textId="77777777" w:rsidR="00C8197C" w:rsidRPr="00E07FB0" w:rsidRDefault="00C8197C" w:rsidP="00F01378">
      <w:pPr>
        <w:spacing w:line="480" w:lineRule="auto"/>
        <w:jc w:val="both"/>
      </w:pPr>
      <w:r w:rsidRPr="00E07FB0">
        <w:t xml:space="preserve">NGS_dual-gRNA_SP_Lib_F: </w:t>
      </w:r>
      <w:r w:rsidRPr="00E07FB0">
        <w:rPr>
          <w:shd w:val="clear" w:color="auto" w:fill="FFFFFF"/>
        </w:rPr>
        <w:t>ACACTCTTTCCCTACACGACGCTCTTCCGATCT TATATATCTTGTGGAAAGGACGAAACACCG</w:t>
      </w:r>
    </w:p>
    <w:p w14:paraId="4C40DCCA" w14:textId="77777777" w:rsidR="00C8197C" w:rsidRPr="00E07FB0" w:rsidRDefault="00C8197C" w:rsidP="00F01378">
      <w:pPr>
        <w:spacing w:line="480" w:lineRule="auto"/>
        <w:jc w:val="both"/>
      </w:pPr>
      <w:r w:rsidRPr="00E07FB0">
        <w:rPr>
          <w:shd w:val="clear" w:color="auto" w:fill="FFFFFF"/>
        </w:rPr>
        <w:t>NGS_dual-gRNA_SP_Lib_R</w:t>
      </w:r>
      <w:r w:rsidRPr="00E07FB0">
        <w:t>:</w:t>
      </w:r>
      <w:r w:rsidRPr="00E07FB0">
        <w:tab/>
        <w:t xml:space="preserve"> </w:t>
      </w:r>
      <w:r w:rsidRPr="00E07FB0">
        <w:rPr>
          <w:shd w:val="clear" w:color="auto" w:fill="FFFFFF"/>
        </w:rPr>
        <w:t>GACTGGAGTTCAGACGTGTGCTCTTCCGATCT CCTTATTTTAACTTGCTATTTCTAGCTCTA</w:t>
      </w:r>
    </w:p>
    <w:p w14:paraId="6F62FFE8" w14:textId="33814CA6" w:rsidR="00C8197C" w:rsidRPr="00E07FB0" w:rsidRDefault="00C8197C" w:rsidP="00F01378">
      <w:pPr>
        <w:spacing w:line="480" w:lineRule="auto"/>
        <w:jc w:val="both"/>
      </w:pPr>
      <w:r w:rsidRPr="00E07FB0">
        <w:t>The thermocycling parameters were: 95°C for 30 s, 21-</w:t>
      </w:r>
      <w:del w:id="116" w:author="Amanda Birmingham" w:date="2016-08-31T14:58:00Z">
        <w:r w:rsidRPr="00E07FB0" w:rsidDel="002B79C1">
          <w:delText xml:space="preserve"> </w:delText>
        </w:r>
      </w:del>
      <w:r w:rsidRPr="00E07FB0">
        <w:t xml:space="preserve">26 cycles of (98°C for 15 s, 55°C for 15 s, 72°C for 45 s), and 72°C for 5 min.  The numbers of cycles were tested to fall within the linear phase of amplification. The amplicons (600 bp) of 10 reactions for each sample were pooled, size-selected and purified by Agencourt AMPure XP beads (ratio 0.8x), followed by a further </w:t>
      </w:r>
      <w:r w:rsidRPr="00E07FB0">
        <w:lastRenderedPageBreak/>
        <w:t>purification using QIAquick PCR Purification Kit (QIAGEN). The 2</w:t>
      </w:r>
      <w:r w:rsidRPr="00E07FB0">
        <w:rPr>
          <w:vertAlign w:val="superscript"/>
        </w:rPr>
        <w:t>nd</w:t>
      </w:r>
      <w:r w:rsidRPr="00E07FB0">
        <w:t xml:space="preserve"> step PCR was performed via 4 separate 50 μl reactions with 5 ng of 1</w:t>
      </w:r>
      <w:r w:rsidRPr="00E07FB0">
        <w:rPr>
          <w:vertAlign w:val="superscript"/>
        </w:rPr>
        <w:t>st</w:t>
      </w:r>
      <w:r w:rsidRPr="00E07FB0">
        <w:t xml:space="preserve"> step PCR product per reaction (total 20</w:t>
      </w:r>
      <w:ins w:id="117" w:author="Amanda Birmingham" w:date="2016-08-31T14:58:00Z">
        <w:r w:rsidR="002B79C1">
          <w:t xml:space="preserve"> </w:t>
        </w:r>
      </w:ins>
      <w:r w:rsidRPr="00E07FB0">
        <w:t>ng for each sample) using Next® Multiplex Oligos for Illumina (NEB) to attach Illumina adaptors and indexes.  The thermocycling parameters were: 95°C for 30 s, 7-8 cycles of (98°C for 15 s, 72°C for 45 s), and 72°C for 5 min.  The amplicons from these 4 reactions for each sample were pooled, size-selected and purified by Agencourt AMPure XP beads (ratio 0.8x) for twice. The purified 2</w:t>
      </w:r>
      <w:r w:rsidRPr="00E07FB0">
        <w:rPr>
          <w:vertAlign w:val="superscript"/>
        </w:rPr>
        <w:t>nd</w:t>
      </w:r>
      <w:r w:rsidRPr="00E07FB0">
        <w:t xml:space="preserve"> step PCR library was quantified by real-time PCR using Illumina Library Quantification Kit (Kapa Biosystems) and used for downstream sequencing using the Illumina HiSeq Rapid run platform.</w:t>
      </w:r>
    </w:p>
    <w:p w14:paraId="44004EE8" w14:textId="77777777" w:rsidR="00C8197C" w:rsidRPr="00E07FB0" w:rsidRDefault="00C8197C" w:rsidP="00F01378">
      <w:pPr>
        <w:pStyle w:val="Heading2"/>
        <w:spacing w:line="480" w:lineRule="auto"/>
        <w:contextualSpacing w:val="0"/>
        <w:jc w:val="both"/>
        <w:rPr>
          <w:b/>
          <w:sz w:val="22"/>
          <w:szCs w:val="22"/>
        </w:rPr>
      </w:pPr>
      <w:r w:rsidRPr="00E07FB0">
        <w:rPr>
          <w:b/>
          <w:sz w:val="22"/>
          <w:szCs w:val="22"/>
        </w:rPr>
        <w:t>Cell culture</w:t>
      </w:r>
    </w:p>
    <w:p w14:paraId="5ADFFC36" w14:textId="19A751AB" w:rsidR="00C8197C" w:rsidRPr="00E07FB0" w:rsidRDefault="00C8197C" w:rsidP="00F01378">
      <w:pPr>
        <w:spacing w:line="480" w:lineRule="auto"/>
        <w:jc w:val="both"/>
      </w:pPr>
      <w:r w:rsidRPr="00E07FB0">
        <w:tab/>
      </w:r>
      <w:r w:rsidRPr="00E07FB0">
        <w:rPr>
          <w:rFonts w:cs="Calibri"/>
        </w:rPr>
        <w:t>HEK293T cells were maintained in DMEM medium supplemented with 10% fetal bovine serum. To produce lentivirus, HEK293T cells were seeded in 15</w:t>
      </w:r>
      <w:ins w:id="118" w:author="Amanda Birmingham" w:date="2016-08-31T14:59:00Z">
        <w:r w:rsidR="002B79C1">
          <w:rPr>
            <w:rFonts w:cs="Calibri"/>
          </w:rPr>
          <w:t xml:space="preserve"> </w:t>
        </w:r>
      </w:ins>
      <w:r w:rsidRPr="00E07FB0">
        <w:rPr>
          <w:rFonts w:cs="Calibri"/>
        </w:rPr>
        <w:t xml:space="preserve">cm tissue culture dishes one day before transfection so that they </w:t>
      </w:r>
      <w:del w:id="119" w:author="Amanda Birmingham" w:date="2016-08-31T14:59:00Z">
        <w:r w:rsidRPr="00E07FB0" w:rsidDel="002B79C1">
          <w:rPr>
            <w:rFonts w:cs="Calibri"/>
          </w:rPr>
          <w:delText xml:space="preserve">are </w:delText>
        </w:r>
      </w:del>
      <w:ins w:id="120" w:author="Amanda Birmingham" w:date="2016-08-31T14:59:00Z">
        <w:r w:rsidR="002B79C1">
          <w:rPr>
            <w:rFonts w:cs="Calibri"/>
          </w:rPr>
          <w:t>were</w:t>
        </w:r>
        <w:r w:rsidR="002B79C1" w:rsidRPr="00E07FB0">
          <w:rPr>
            <w:rFonts w:cs="Calibri"/>
          </w:rPr>
          <w:t xml:space="preserve"> </w:t>
        </w:r>
      </w:ins>
      <w:r w:rsidRPr="00E07FB0">
        <w:rPr>
          <w:rFonts w:cs="Calibri"/>
        </w:rPr>
        <w:t xml:space="preserve">70-80% confluent at the time of transfection. </w:t>
      </w:r>
      <w:r w:rsidRPr="00E07FB0">
        <w:t xml:space="preserve">Prior to transfection, culture media was changed to pre-warmed </w:t>
      </w:r>
      <w:r w:rsidRPr="00E07FB0">
        <w:rPr>
          <w:rFonts w:cs="Calibri"/>
        </w:rPr>
        <w:t>DMEM medium supplemented with 10% fetal bovine serum</w:t>
      </w:r>
      <w:r w:rsidRPr="00E07FB0">
        <w:t>. For each 15</w:t>
      </w:r>
      <w:ins w:id="121" w:author="Amanda Birmingham" w:date="2016-08-31T15:00:00Z">
        <w:r w:rsidR="002B79C1">
          <w:t xml:space="preserve"> </w:t>
        </w:r>
      </w:ins>
      <w:r w:rsidRPr="00E07FB0">
        <w:t xml:space="preserve">cm dish, 36 ul of Lipofectamine 3000 (Life Technologies) was diluted in 1.2 ml OptiMEM (Life Technologies). Separately, 3 ug of pMD2.G (Addgene #12259), 12 ug of pCMV delta R8.2 (Addgene #12263), 9 ug of lentiviral vector and 48 ul of P3000 Reagent was diluted in 1.2 ml OptiMEM. After incubation for 5 min, the Lipofectamine 3000 mixture and DNA mixture were combined and incubated at room temperature for 30 min. The mixture was then added to HEK293T cells dropwise. Viral particles were harvested 48 hours and 72 hours after transfection, further concentrated using Centricon Plus-20 centrifugal ultrafilters with a cutoff 100,000NMWL (Millipore) to a final volume of 450 ul and then aliquot and frozen at -80°C. </w:t>
      </w:r>
    </w:p>
    <w:p w14:paraId="5DDB8CF7" w14:textId="062B92F3" w:rsidR="00C8197C" w:rsidRPr="00E07FB0" w:rsidRDefault="00C8197C" w:rsidP="00F01378">
      <w:pPr>
        <w:pStyle w:val="Normal1"/>
        <w:spacing w:line="480" w:lineRule="auto"/>
        <w:ind w:firstLine="720"/>
        <w:jc w:val="both"/>
      </w:pPr>
      <w:r w:rsidRPr="00E07FB0">
        <w:t xml:space="preserve">Stable human cell lines HeLa and A549, in which the CRISPR Cas9 nuclease is stably integrated into the human AAVS1 site, were used for screening assays. The cells were </w:t>
      </w:r>
      <w:r w:rsidRPr="00E07FB0">
        <w:lastRenderedPageBreak/>
        <w:t>expanded and frozen in multiple aliquots so that subsequent experiments could be performed on cells with low (less than 5) passage number. These were grown in DMEM supplemented with 10% fetal bovine serum and hygromycin (500 and 100 ug/ml, respectively). The puromycin selection doses were 5 ug/mL for both cell lines. Essentially 100% killing was observed in plain cells with these doses after 120 hours of exposure.</w:t>
      </w:r>
    </w:p>
    <w:p w14:paraId="4ABBC868" w14:textId="77777777" w:rsidR="00C8197C" w:rsidRPr="00E07FB0" w:rsidRDefault="00C8197C" w:rsidP="00F01378">
      <w:pPr>
        <w:pStyle w:val="Heading2"/>
        <w:spacing w:line="480" w:lineRule="auto"/>
        <w:contextualSpacing w:val="0"/>
        <w:jc w:val="both"/>
        <w:rPr>
          <w:b/>
          <w:sz w:val="22"/>
          <w:szCs w:val="22"/>
        </w:rPr>
      </w:pPr>
      <w:r w:rsidRPr="00E07FB0">
        <w:rPr>
          <w:b/>
          <w:sz w:val="22"/>
          <w:szCs w:val="22"/>
        </w:rPr>
        <w:t>Design of gene constructs</w:t>
      </w:r>
    </w:p>
    <w:p w14:paraId="21040E1B" w14:textId="58E4A846" w:rsidR="00C8197C" w:rsidRPr="00E07FB0" w:rsidRDefault="00C8197C" w:rsidP="00F01378">
      <w:pPr>
        <w:pStyle w:val="Normal1"/>
        <w:spacing w:line="480" w:lineRule="auto"/>
        <w:ind w:firstLine="720"/>
        <w:jc w:val="both"/>
      </w:pPr>
      <w:r w:rsidRPr="00E07FB0">
        <w:t xml:space="preserve">A panel of 73 genes comprising 17 validated oncogenes, 30 validated tumor suppressor genes and 26 </w:t>
      </w:r>
      <w:del w:id="122" w:author="Amanda Birmingham" w:date="2016-08-31T15:01:00Z">
        <w:r w:rsidRPr="00E07FB0" w:rsidDel="00B747F1">
          <w:delText xml:space="preserve">cancer </w:delText>
        </w:r>
      </w:del>
      <w:ins w:id="123" w:author="Amanda Birmingham" w:date="2016-08-31T15:01:00Z">
        <w:r w:rsidR="00B747F1" w:rsidRPr="00E07FB0">
          <w:t>cancer</w:t>
        </w:r>
        <w:r w:rsidR="00B747F1">
          <w:t>-</w:t>
        </w:r>
      </w:ins>
      <w:r w:rsidRPr="00E07FB0">
        <w:t xml:space="preserve">relevant druggable targets were selected for study </w:t>
      </w:r>
      <w:r w:rsidRPr="00E07FB0">
        <w:rPr>
          <w:color w:val="auto"/>
        </w:rPr>
        <w:t>(</w:t>
      </w:r>
      <w:r w:rsidRPr="00E07FB0">
        <w:rPr>
          <w:b/>
          <w:color w:val="auto"/>
        </w:rPr>
        <w:t>Table</w:t>
      </w:r>
      <w:del w:id="124" w:author="Amanda Birmingham" w:date="2016-08-31T15:01:00Z">
        <w:r w:rsidRPr="00E07FB0" w:rsidDel="00B747F1">
          <w:rPr>
            <w:b/>
            <w:color w:val="auto"/>
          </w:rPr>
          <w:delText xml:space="preserve"> </w:delText>
        </w:r>
      </w:del>
      <w:r w:rsidRPr="00E07FB0">
        <w:rPr>
          <w:b/>
          <w:color w:val="auto"/>
        </w:rPr>
        <w:t xml:space="preserve"> S1</w:t>
      </w:r>
      <w:r w:rsidRPr="00E07FB0">
        <w:rPr>
          <w:color w:val="auto"/>
        </w:rPr>
        <w:t>)</w:t>
      </w:r>
      <w:r w:rsidRPr="00E07FB0">
        <w:t>. Priority was given to genes most frequently mutated in human cancer</w:t>
      </w:r>
      <w:del w:id="125" w:author="Amanda Birmingham" w:date="2016-08-31T15:01:00Z">
        <w:r w:rsidRPr="00E07FB0" w:rsidDel="00B747F1">
          <w:delText>,</w:delText>
        </w:r>
      </w:del>
      <w:r w:rsidRPr="00E07FB0">
        <w:t xml:space="preserve"> and</w:t>
      </w:r>
      <w:ins w:id="126" w:author="Amanda Birmingham" w:date="2016-08-31T15:01:00Z">
        <w:r w:rsidR="00B747F1">
          <w:t xml:space="preserve"> to</w:t>
        </w:r>
      </w:ins>
      <w:r w:rsidRPr="00E07FB0">
        <w:t xml:space="preserve"> genes that are the target of an FDA</w:t>
      </w:r>
      <w:ins w:id="127" w:author="Amanda Birmingham" w:date="2016-08-31T15:02:00Z">
        <w:r w:rsidR="00B747F1">
          <w:t>-</w:t>
        </w:r>
      </w:ins>
      <w:del w:id="128" w:author="Amanda Birmingham" w:date="2016-08-31T15:02:00Z">
        <w:r w:rsidRPr="00E07FB0" w:rsidDel="00B747F1">
          <w:delText xml:space="preserve"> </w:delText>
        </w:r>
      </w:del>
      <w:r w:rsidRPr="00E07FB0">
        <w:t>approved drug. For each gene</w:t>
      </w:r>
      <w:ins w:id="129" w:author="Amanda Birmingham" w:date="2016-08-31T15:02:00Z">
        <w:r w:rsidR="00B747F1">
          <w:t>,</w:t>
        </w:r>
      </w:ins>
      <w:r w:rsidRPr="00E07FB0">
        <w:t xml:space="preserve"> gRNAs were designed to target 20</w:t>
      </w:r>
      <w:ins w:id="130" w:author="Amanda Birmingham" w:date="2016-08-31T15:02:00Z">
        <w:r w:rsidR="00B747F1">
          <w:t>-</w:t>
        </w:r>
      </w:ins>
      <w:r w:rsidRPr="00E07FB0">
        <w:t>bp sequences followed by NGG. A large number of gRNAs were designed to target the earliest exon of each gene and</w:t>
      </w:r>
      <w:ins w:id="131" w:author="Amanda Birmingham" w:date="2016-08-31T15:02:00Z">
        <w:r w:rsidR="00B747F1">
          <w:t>/</w:t>
        </w:r>
      </w:ins>
      <w:del w:id="132" w:author="Amanda Birmingham" w:date="2016-08-31T15:02:00Z">
        <w:r w:rsidRPr="00E07FB0" w:rsidDel="00B747F1">
          <w:delText xml:space="preserve"> </w:delText>
        </w:r>
      </w:del>
      <w:r w:rsidRPr="00E07FB0">
        <w:t>or constitutive exons, as previously reported</w:t>
      </w:r>
      <w:r w:rsidRPr="00E07FB0">
        <w:fldChar w:fldCharType="begin">
          <w:fldData xml:space="preserve">PEVuZE5vdGU+PENpdGU+PEF1dGhvcj5TYW5qYW5hPC9BdXRob3I+PFllYXI+MjAxNDwvWWVhcj48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</w:fldData>
        </w:fldChar>
      </w:r>
      <w:r w:rsidR="003F1B03" w:rsidRPr="00E07FB0">
        <w:instrText xml:space="preserve"> ADDIN EN.CITE </w:instrText>
      </w:r>
      <w:r w:rsidR="003F1B03" w:rsidRPr="00E07FB0">
        <w:fldChar w:fldCharType="begin">
          <w:fldData xml:space="preserve">PEVuZE5vdGU+PENpdGU+PEF1dGhvcj5TYW5qYW5hPC9BdXRob3I+PFllYXI+MjAxNDwvWWVhcj48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</w:fldData>
        </w:fldChar>
      </w:r>
      <w:r w:rsidR="003F1B03" w:rsidRPr="00E07FB0">
        <w:instrText xml:space="preserve"> ADDIN EN.CITE.DATA </w:instrText>
      </w:r>
      <w:r w:rsidR="003F1B03" w:rsidRPr="00E07FB0">
        <w:fldChar w:fldCharType="end"/>
      </w:r>
      <w:r w:rsidRPr="00E07FB0">
        <w:fldChar w:fldCharType="separate"/>
      </w:r>
      <w:r w:rsidR="003F1B03" w:rsidRPr="00E07FB0">
        <w:rPr>
          <w:noProof/>
          <w:vertAlign w:val="superscript"/>
        </w:rPr>
        <w:t>24</w:t>
      </w:r>
      <w:r w:rsidRPr="00E07FB0">
        <w:fldChar w:fldCharType="end"/>
      </w:r>
      <w:r w:rsidRPr="00E07FB0">
        <w:t xml:space="preserve">. Poly-T sequences (i.e., more than two consecutive T's) were avoided, and to avoid off-target editing, gRNAs were only used if they </w:t>
      </w:r>
      <w:commentRangeStart w:id="133"/>
      <w:r w:rsidRPr="00E07FB0">
        <w:t xml:space="preserve">were at least 3 base pairs away from </w:t>
      </w:r>
      <w:commentRangeEnd w:id="133"/>
      <w:r w:rsidR="00B747F1">
        <w:rPr>
          <w:rStyle w:val="CommentReference"/>
        </w:rPr>
        <w:commentReference w:id="133"/>
      </w:r>
      <w:r w:rsidRPr="00E07FB0">
        <w:t>any other location in the genome. After filtering all gRNA designs for the aforementioned criteria, three gRNAs were selected with one targeting the earliest exon and two targeting the earliest constitutive exons. Dual gRNA constructs were synthesized for all pairwise gRNA combinations between genes. In addition, twelve gRNAs were designed to be “non-targeters” that should not target any specific site in the genome. Three of these were randomly selected and paired with all targeting gRNAs to provide single knockout constructs. In addition, pairs of non-targeting gRNAs were included as negative controls. In total this resulted in 23652 double gene knockout constructs, 657 single gene knockouts, and 600 negative controls.</w:t>
      </w:r>
    </w:p>
    <w:p w14:paraId="339DF0DC" w14:textId="77777777" w:rsidR="00C8197C" w:rsidRPr="00E07FB0" w:rsidRDefault="00C8197C" w:rsidP="00F01378">
      <w:pPr>
        <w:pStyle w:val="Heading2"/>
        <w:spacing w:line="480" w:lineRule="auto"/>
        <w:contextualSpacing w:val="0"/>
        <w:jc w:val="both"/>
        <w:rPr>
          <w:b/>
          <w:sz w:val="22"/>
          <w:szCs w:val="22"/>
        </w:rPr>
      </w:pPr>
      <w:r w:rsidRPr="00E07FB0">
        <w:rPr>
          <w:b/>
          <w:sz w:val="22"/>
          <w:szCs w:val="22"/>
        </w:rPr>
        <w:lastRenderedPageBreak/>
        <w:t>Experimental overview</w:t>
      </w:r>
    </w:p>
    <w:p w14:paraId="6B8C6570" w14:textId="45FAD1F4" w:rsidR="00492E1E" w:rsidRPr="00E07FB0" w:rsidRDefault="00C8197C" w:rsidP="00F01378">
      <w:pPr>
        <w:pStyle w:val="Normal1"/>
        <w:spacing w:line="480" w:lineRule="auto"/>
        <w:ind w:firstLine="720"/>
        <w:jc w:val="both"/>
      </w:pPr>
      <w:r w:rsidRPr="00E07FB0">
        <w:t>To demonstrate the utility of this approach, we conducted a negative selection screen by measuring the depletion of gRNAs targeting the pairs of oncogenes and tumor suppressor genes in two cancer cell lines, representing different tissue sources with different genetic bases for cancer. Specifically, we measured the impact of single and double knockouts in the He</w:t>
      </w:r>
      <w:ins w:id="134" w:author="Amanda Birmingham" w:date="2016-08-31T15:05:00Z">
        <w:r w:rsidR="00143B7D">
          <w:t>L</w:t>
        </w:r>
      </w:ins>
      <w:del w:id="135" w:author="Amanda Birmingham" w:date="2016-08-31T15:05:00Z">
        <w:r w:rsidRPr="00E07FB0" w:rsidDel="00143B7D">
          <w:delText>l</w:delText>
        </w:r>
      </w:del>
      <w:r w:rsidRPr="00E07FB0">
        <w:t>a and A549 cell lines, representing cervical carcinoma and lung adenocarcinoma respectively. All double gRNA constructs were packaged into lentiviruses and each cell line was infected at an MOI of 0.1-0.4 to ensure that each cell had 0-1 double gRNA constructs. In order to maintain adequate representation of all 23,652 elements of the library (minimum of 200</w:t>
      </w:r>
      <w:ins w:id="136" w:author="Amanda Birmingham" w:date="2016-08-31T15:06:00Z">
        <w:r w:rsidR="00143B7D">
          <w:t>-</w:t>
        </w:r>
      </w:ins>
      <w:del w:id="137" w:author="Amanda Birmingham" w:date="2016-08-31T15:06:00Z">
        <w:r w:rsidRPr="00E07FB0" w:rsidDel="00143B7D">
          <w:delText xml:space="preserve"> </w:delText>
        </w:r>
      </w:del>
      <w:r w:rsidRPr="00E07FB0">
        <w:t>fold)</w:t>
      </w:r>
      <w:ins w:id="138" w:author="Amanda Birmingham" w:date="2016-08-31T15:06:00Z">
        <w:r w:rsidR="00143B7D">
          <w:t>,</w:t>
        </w:r>
      </w:ins>
      <w:r w:rsidRPr="00E07FB0">
        <w:t xml:space="preserve"> the screen was started with 10 million cells for He</w:t>
      </w:r>
      <w:ins w:id="139" w:author="Amanda Birmingham" w:date="2016-08-31T15:05:00Z">
        <w:r w:rsidR="00143B7D">
          <w:t>L</w:t>
        </w:r>
      </w:ins>
      <w:del w:id="140" w:author="Amanda Birmingham" w:date="2016-08-31T15:05:00Z">
        <w:r w:rsidRPr="00E07FB0" w:rsidDel="00143B7D">
          <w:delText>l</w:delText>
        </w:r>
      </w:del>
      <w:r w:rsidRPr="00E07FB0">
        <w:t>a and A549 cells. In order to accommodate this larger number of cells, 500 cm</w:t>
      </w:r>
      <w:r w:rsidRPr="00E07FB0">
        <w:rPr>
          <w:vertAlign w:val="superscript"/>
        </w:rPr>
        <w:t>2</w:t>
      </w:r>
      <w:r w:rsidRPr="00E07FB0">
        <w:t xml:space="preserve"> bioassay plates (Corning) were used. Puromycin selection was started 2 days after transduction and maintained throughout </w:t>
      </w:r>
      <w:ins w:id="141" w:author="Amanda Birmingham" w:date="2016-08-31T15:06:00Z">
        <w:r w:rsidR="00143B7D">
          <w:t xml:space="preserve">the </w:t>
        </w:r>
      </w:ins>
      <w:r w:rsidRPr="00E07FB0">
        <w:t xml:space="preserve">course of </w:t>
      </w:r>
      <w:ins w:id="142" w:author="Amanda Birmingham" w:date="2016-08-31T15:06:00Z">
        <w:r w:rsidR="00143B7D">
          <w:t xml:space="preserve">the </w:t>
        </w:r>
      </w:ins>
      <w:r w:rsidRPr="00E07FB0">
        <w:t>experiment to eliminate cells without gRNAs. Following transductio</w:t>
      </w:r>
      <w:ins w:id="143" w:author="Amanda Birmingham" w:date="2016-08-31T15:07:00Z">
        <w:r w:rsidR="00143B7D">
          <w:t>n,</w:t>
        </w:r>
      </w:ins>
      <w:del w:id="144" w:author="Amanda Birmingham" w:date="2016-08-31T15:07:00Z">
        <w:r w:rsidRPr="00E07FB0" w:rsidDel="00143B7D">
          <w:delText>n the</w:delText>
        </w:r>
      </w:del>
      <w:r w:rsidRPr="00E07FB0">
        <w:t xml:space="preserve"> cells containing integrated gRNAs were maintained in exponential growth by harvesting and removing a fraction of the cells approximately every two to four days. A minimum of 5 million cells were maintained in culture for all cell lines at each passage. DNA was extracted from cells harvested at 3</w:t>
      </w:r>
      <w:ins w:id="145" w:author="Amanda Birmingham" w:date="2016-08-31T15:07:00Z">
        <w:r w:rsidR="00143B7D">
          <w:t>-</w:t>
        </w:r>
      </w:ins>
      <w:r w:rsidRPr="00E07FB0">
        <w:t>, 14</w:t>
      </w:r>
      <w:ins w:id="146" w:author="Amanda Birmingham" w:date="2016-08-31T15:07:00Z">
        <w:r w:rsidR="00143B7D">
          <w:t>-</w:t>
        </w:r>
      </w:ins>
      <w:r w:rsidRPr="00E07FB0">
        <w:t>, 21</w:t>
      </w:r>
      <w:ins w:id="147" w:author="Amanda Birmingham" w:date="2016-08-31T15:07:00Z">
        <w:r w:rsidR="00143B7D">
          <w:t>-</w:t>
        </w:r>
      </w:ins>
      <w:r w:rsidRPr="00E07FB0">
        <w:t xml:space="preserve"> and 28</w:t>
      </w:r>
      <w:ins w:id="148" w:author="Amanda Birmingham" w:date="2016-08-31T15:07:00Z">
        <w:r w:rsidR="00143B7D">
          <w:t>-</w:t>
        </w:r>
      </w:ins>
      <w:r w:rsidRPr="00E07FB0">
        <w:t xml:space="preserve"> day time points following transduction using Blood &amp; Cell Culture DNA Mini Kit (QIAGEN) according to manufacturer recommended protocols. In order to assess the frequency of gRNAs before and after selection</w:t>
      </w:r>
      <w:ins w:id="149" w:author="Amanda Birmingham" w:date="2016-08-31T15:07:00Z">
        <w:r w:rsidR="00143B7D">
          <w:t>,</w:t>
        </w:r>
      </w:ins>
      <w:r w:rsidRPr="00E07FB0">
        <w:t xml:space="preserve"> the integrated DNA encoding the gRNA sequence was PCR</w:t>
      </w:r>
      <w:ins w:id="150" w:author="Amanda Birmingham" w:date="2016-08-31T15:07:00Z">
        <w:r w:rsidR="00143B7D">
          <w:t>-</w:t>
        </w:r>
      </w:ins>
      <w:del w:id="151" w:author="Amanda Birmingham" w:date="2016-08-31T15:07:00Z">
        <w:r w:rsidRPr="00E07FB0" w:rsidDel="00143B7D">
          <w:delText xml:space="preserve"> </w:delText>
        </w:r>
      </w:del>
      <w:r w:rsidRPr="00E07FB0">
        <w:t>amplified and prepared for sequencing on a HiSeq Rapid run</w:t>
      </w:r>
      <w:del w:id="152" w:author="Amanda Birmingham" w:date="2016-08-31T15:07:00Z">
        <w:r w:rsidRPr="00E07FB0" w:rsidDel="00143B7D">
          <w:delText>,</w:delText>
        </w:r>
      </w:del>
      <w:r w:rsidRPr="00E07FB0">
        <w:t xml:space="preserve"> following manufacturer recommended protocols. Standard Illumina sequencing primers were employed for library prep, and sequencing was conducted, generating 75</w:t>
      </w:r>
      <w:del w:id="153" w:author="Amanda Birmingham" w:date="2016-08-31T15:08:00Z">
        <w:r w:rsidRPr="00E07FB0" w:rsidDel="00143B7D">
          <w:delText xml:space="preserve"> base-pair </w:delText>
        </w:r>
      </w:del>
      <w:ins w:id="154" w:author="Amanda Birmingham" w:date="2016-08-31T15:08:00Z">
        <w:r w:rsidR="00143B7D">
          <w:t xml:space="preserve">-bp </w:t>
        </w:r>
      </w:ins>
      <w:r w:rsidRPr="00E07FB0">
        <w:t>reads in a paired-end fashion. Following sequencing, data quality was assessed using FastQC.</w:t>
      </w:r>
    </w:p>
    <w:p w14:paraId="1153274C" w14:textId="77777777" w:rsidR="00492E1E" w:rsidRPr="00E07FB0" w:rsidRDefault="00492E1E" w:rsidP="00F01378">
      <w:pPr>
        <w:pStyle w:val="Normal1"/>
        <w:spacing w:line="480" w:lineRule="auto"/>
        <w:jc w:val="both"/>
      </w:pPr>
      <w:r w:rsidRPr="00E07FB0">
        <w:rPr>
          <w:b/>
        </w:rPr>
        <w:t>Analysis</w:t>
      </w:r>
    </w:p>
    <w:p w14:paraId="3813808D" w14:textId="34AE3BC4" w:rsidR="00817EFB" w:rsidRPr="002166D0" w:rsidRDefault="008E58C9" w:rsidP="00F01378">
      <w:pPr>
        <w:pStyle w:val="Normal1"/>
        <w:spacing w:line="480" w:lineRule="auto"/>
        <w:ind w:firstLine="720"/>
        <w:jc w:val="both"/>
        <w:rPr>
          <w:ins w:id="155" w:author="Amanda Birmingham" w:date="2016-08-31T15:14:00Z"/>
        </w:rPr>
      </w:pPr>
      <w:ins w:id="156" w:author="Amanda Birmingham" w:date="2016-08-31T15:10:00Z">
        <w:r w:rsidRPr="008E58C9">
          <w:lastRenderedPageBreak/>
          <w:t>Analysis was performed using a software pipeline constructed from Python, R, and Jupyter Notebook.  In brief, FASTQ files provided by the sequencing center were first trimmed of scaffold sequence using the cutadapt ([</w:t>
        </w:r>
        <w:r w:rsidRPr="00817EFB">
          <w:rPr>
            <w:highlight w:val="yellow"/>
            <w:rPrChange w:id="157" w:author="Amanda Birmingham" w:date="2016-08-31T15:15:00Z">
              <w:rPr/>
            </w:rPrChange>
          </w:rPr>
          <w:t>ADD REFERENCE</w:t>
        </w:r>
      </w:ins>
      <w:ins w:id="158" w:author="Amanda Birmingham" w:date="2016-08-31T15:15:00Z">
        <w:r w:rsidR="00817EFB" w:rsidRPr="00817EFB">
          <w:rPr>
            <w:highlight w:val="yellow"/>
            <w:rPrChange w:id="159" w:author="Amanda Birmingham" w:date="2016-08-31T15:15:00Z">
              <w:rPr/>
            </w:rPrChange>
          </w:rPr>
          <w:t xml:space="preserve">: </w:t>
        </w:r>
        <w:r w:rsidR="00817EFB" w:rsidRPr="00817EFB">
          <w:rPr>
            <w:rFonts w:ascii="Calibri" w:hAnsi="Calibri" w:cs="Calibri"/>
            <w:color w:val="auto"/>
            <w:highlight w:val="yellow"/>
            <w:rPrChange w:id="160" w:author="Amanda Birmingham" w:date="2016-08-31T15:15:00Z">
              <w:rPr>
                <w:rFonts w:ascii="Calibri" w:hAnsi="Calibri" w:cs="Calibri"/>
                <w:color w:val="auto"/>
              </w:rPr>
            </w:rPrChange>
          </w:rPr>
          <w:t>Martin, M. (2011). Cutadapt removes adapter sequences from high-throughput sequencing reads. EMBnet.Journal, 17(1), pp. 10-12. doi:</w:t>
        </w:r>
        <w:r w:rsidR="00817EFB" w:rsidRPr="00817EFB">
          <w:rPr>
            <w:rFonts w:ascii="Calibri" w:hAnsi="Calibri" w:cs="Calibri"/>
            <w:color w:val="auto"/>
            <w:highlight w:val="yellow"/>
            <w:rPrChange w:id="161" w:author="Amanda Birmingham" w:date="2016-08-31T15:15:00Z">
              <w:rPr>
                <w:rFonts w:ascii="Calibri" w:hAnsi="Calibri" w:cs="Calibri"/>
                <w:color w:val="auto"/>
              </w:rPr>
            </w:rPrChange>
          </w:rPr>
          <w:fldChar w:fldCharType="begin"/>
        </w:r>
        <w:r w:rsidR="00817EFB" w:rsidRPr="00817EFB">
          <w:rPr>
            <w:rFonts w:ascii="Calibri" w:hAnsi="Calibri" w:cs="Calibri"/>
            <w:color w:val="auto"/>
            <w:highlight w:val="yellow"/>
            <w:rPrChange w:id="162" w:author="Amanda Birmingham" w:date="2016-08-31T15:15:00Z">
              <w:rPr>
                <w:rFonts w:ascii="Calibri" w:hAnsi="Calibri" w:cs="Calibri"/>
                <w:color w:val="auto"/>
              </w:rPr>
            </w:rPrChange>
          </w:rPr>
          <w:instrText>HYPERLINK "http://dx.doi.org/10.14806/ej.17.1.200"</w:instrText>
        </w:r>
        <w:r w:rsidR="00817EFB" w:rsidRPr="00817EFB">
          <w:rPr>
            <w:rFonts w:ascii="Calibri" w:hAnsi="Calibri" w:cs="Calibri"/>
            <w:color w:val="auto"/>
            <w:highlight w:val="yellow"/>
            <w:rPrChange w:id="163" w:author="Amanda Birmingham" w:date="2016-08-31T15:15:00Z">
              <w:rPr>
                <w:rFonts w:ascii="Calibri" w:hAnsi="Calibri" w:cs="Calibri"/>
                <w:color w:val="auto"/>
              </w:rPr>
            </w:rPrChange>
          </w:rPr>
          <w:fldChar w:fldCharType="separate"/>
        </w:r>
        <w:r w:rsidR="00817EFB" w:rsidRPr="00817EFB">
          <w:rPr>
            <w:rFonts w:ascii="Calibri" w:hAnsi="Calibri" w:cs="Calibri"/>
            <w:color w:val="0000E9"/>
            <w:highlight w:val="yellow"/>
            <w:u w:val="single" w:color="0000E9"/>
            <w:rPrChange w:id="164" w:author="Amanda Birmingham" w:date="2016-08-31T15:15:00Z">
              <w:rPr>
                <w:rFonts w:ascii="Calibri" w:hAnsi="Calibri" w:cs="Calibri"/>
                <w:color w:val="0000E9"/>
                <w:u w:val="single" w:color="0000E9"/>
              </w:rPr>
            </w:rPrChange>
          </w:rPr>
          <w:t>http://dx.doi.org/10.14806/ej.17.1.200</w:t>
        </w:r>
        <w:r w:rsidR="00817EFB" w:rsidRPr="00817EFB">
          <w:rPr>
            <w:rFonts w:ascii="Calibri" w:hAnsi="Calibri" w:cs="Calibri"/>
            <w:color w:val="auto"/>
            <w:highlight w:val="yellow"/>
            <w:rPrChange w:id="165" w:author="Amanda Birmingham" w:date="2016-08-31T15:15:00Z">
              <w:rPr>
                <w:rFonts w:ascii="Calibri" w:hAnsi="Calibri" w:cs="Calibri"/>
                <w:color w:val="auto"/>
              </w:rPr>
            </w:rPrChange>
          </w:rPr>
          <w:fldChar w:fldCharType="end"/>
        </w:r>
      </w:ins>
      <w:ins w:id="166" w:author="Amanda Birmingham" w:date="2016-08-31T15:10:00Z">
        <w:r w:rsidRPr="008E58C9">
          <w:t>]) program, after which those with either forward or reverse reads having trimmed lengths &lt;19 or &gt;21 bases were discarded.  Remaining trimmed reads were truncated to 19 bases from the appropriate end, and reverse reads were reverse-complemented. Both reads in a pair were checked for sequence matches against gRNA sequences used in the library, allowing one mismatch anywhere in a read.  Read pairs that matched to a known construct were aggregated to the total counts for that construct in the relevant sample</w:t>
        </w:r>
      </w:ins>
      <w:ins w:id="167" w:author="Amanda Birmingham" w:date="2016-08-31T15:14:00Z">
        <w:r w:rsidR="00817EFB">
          <w:t>, which were input to the analysis below</w:t>
        </w:r>
      </w:ins>
      <w:ins w:id="168" w:author="Amanda Birmingham" w:date="2016-08-31T15:51:00Z">
        <w:r w:rsidR="0020744A">
          <w:t xml:space="preserve"> as</w:t>
        </w:r>
      </w:ins>
      <w:ins w:id="169" w:author="Amanda Birmingham" w:date="2016-08-31T16:41:00Z">
        <w:r w:rsidR="002166D0">
          <w:t xml:space="preserve"> </w:t>
        </w:r>
        <w:commentRangeStart w:id="170"/>
        <w:r w:rsidR="002166D0" w:rsidRPr="002166D0">
          <w:rPr>
            <w:rFonts w:ascii="Cambria Math" w:hAnsi="Cambria Math"/>
            <w:i/>
            <w:rPrChange w:id="171" w:author="Amanda Birmingham" w:date="2016-08-31T16:42:00Z">
              <w:rPr/>
            </w:rPrChange>
          </w:rPr>
          <w:t>m</w:t>
        </w:r>
        <w:r w:rsidR="002166D0" w:rsidRPr="002166D0">
          <w:rPr>
            <w:rFonts w:ascii="Cambria Math" w:hAnsi="Cambria Math"/>
            <w:i/>
            <w:vertAlign w:val="subscript"/>
            <w:rPrChange w:id="172" w:author="Amanda Birmingham" w:date="2016-08-31T16:43:00Z">
              <w:rPr/>
            </w:rPrChange>
          </w:rPr>
          <w:t>c</w:t>
        </w:r>
      </w:ins>
      <w:ins w:id="173" w:author="Amanda Birmingham" w:date="2016-08-31T16:43:00Z">
        <w:r w:rsidR="002166D0">
          <w:rPr>
            <w:rFonts w:ascii="Cambria Math" w:hAnsi="Cambria Math"/>
            <w:i/>
          </w:rPr>
          <w:t>.</w:t>
        </w:r>
      </w:ins>
      <w:commentRangeEnd w:id="170"/>
      <w:ins w:id="174" w:author="Amanda Birmingham" w:date="2016-08-31T16:44:00Z">
        <w:r w:rsidR="004A44AD">
          <w:rPr>
            <w:rStyle w:val="CommentReference"/>
          </w:rPr>
          <w:commentReference w:id="170"/>
        </w:r>
      </w:ins>
    </w:p>
    <w:p w14:paraId="52235600" w14:textId="5F37610F" w:rsidR="006B79BE" w:rsidRPr="00E07FB0" w:rsidRDefault="00492E1E" w:rsidP="00F01378">
      <w:pPr>
        <w:pStyle w:val="Normal1"/>
        <w:spacing w:line="480" w:lineRule="auto"/>
        <w:ind w:firstLine="720"/>
        <w:jc w:val="both"/>
      </w:pPr>
      <w:r w:rsidRPr="00E07FB0">
        <w:t>We assume that each sub-p</w:t>
      </w:r>
      <w:r w:rsidR="00AE174B" w:rsidRPr="00E07FB0">
        <w:t>opulation of cells expressing</w:t>
      </w:r>
      <w:r w:rsidR="00F422EB" w:rsidRPr="00E07FB0">
        <w:t xml:space="preserve"> a particular construct </w:t>
      </w:r>
      <w:r w:rsidR="00F422EB" w:rsidRPr="00E07FB0">
        <w:rPr>
          <w:i/>
        </w:rPr>
        <w:t>c</w:t>
      </w:r>
      <w:r w:rsidRPr="00E07FB0">
        <w:t xml:space="preserve"> grows independently of all others. I</w:t>
      </w:r>
      <w:r w:rsidR="00AE174B" w:rsidRPr="00E07FB0">
        <w:t xml:space="preserve">n the continuous limit, </w:t>
      </w:r>
      <w:r w:rsidRPr="00E07FB0">
        <w:t xml:space="preserve"> </w:t>
      </w:r>
    </w:p>
    <w:p w14:paraId="572A398F" w14:textId="38382BE3" w:rsidR="005E5D98" w:rsidRPr="00E07FB0" w:rsidRDefault="009C1FD2">
      <w:pPr>
        <w:pStyle w:val="Normal1"/>
        <w:spacing w:line="480" w:lineRule="auto"/>
        <w:ind w:firstLine="720"/>
        <w:jc w:val="center"/>
        <w:pPrChange w:id="175" w:author="Amanda Birmingham" w:date="2016-08-31T15:56:00Z">
          <w:pPr>
            <w:pStyle w:val="Normal1"/>
            <w:spacing w:line="480" w:lineRule="auto"/>
            <w:ind w:firstLine="720"/>
            <w:jc w:val="both"/>
          </w:pPr>
        </w:pPrChange>
      </w:pPr>
      <m:oMath>
        <m:sSub>
          <m:sSubPr>
            <m:ctrlPr>
              <w:rPr>
                <w:rFonts w:ascii="Cambria Math" w:hAnsi="Cambria Math"/>
                <w:i/>
              </w:rPr>
            </m:ctrlPr>
          </m:sSubPr>
          <m:e>
            <m:r>
              <w:rPr>
                <w:rFonts w:ascii="Cambria Math" w:hAnsi="Cambria Math"/>
              </w:rPr>
              <m:t>N</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rPr>
              <m:t>(0)×2</m:t>
            </m:r>
          </m:e>
          <m:sup>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e>
            </m:d>
            <m:r>
              <w:rPr>
                <w:rFonts w:ascii="Cambria Math" w:hAnsi="Cambria Math"/>
              </w:rPr>
              <m:t>t</m:t>
            </m:r>
          </m:sup>
        </m:sSup>
        <w:del w:id="176" w:author="Amanda Birmingham" w:date="2016-08-31T15:16:00Z">
          <m:r>
            <w:rPr>
              <w:rFonts w:ascii="Cambria Math" w:hAnsi="Cambria Math"/>
            </w:rPr>
            <m:t>,</m:t>
          </m:r>
        </w:del>
      </m:oMath>
      <w:r w:rsidR="00775C4C">
        <w:tab/>
        <w:t>(1)</w:t>
      </w:r>
    </w:p>
    <w:p w14:paraId="40877777" w14:textId="61E99B0C" w:rsidR="005E5D98" w:rsidRPr="00E07FB0" w:rsidRDefault="00AE174B" w:rsidP="00F01378">
      <w:pPr>
        <w:pStyle w:val="Normal1"/>
        <w:spacing w:line="480" w:lineRule="auto"/>
        <w:jc w:val="both"/>
      </w:pPr>
      <w:r w:rsidRPr="00E07FB0">
        <w:t xml:space="preserve">where </w:t>
      </w:r>
      <m:oMath>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rPr>
          <m:t>(t)</m:t>
        </m:r>
      </m:oMath>
      <w:r w:rsidRPr="00E07FB0">
        <w:t xml:space="preserve"> is the number of cells </w:t>
      </w:r>
      <w:r w:rsidR="006B79BE" w:rsidRPr="00E07FB0">
        <w:t>in the population expressing</w:t>
      </w:r>
      <w:r w:rsidRPr="00E07FB0">
        <w:t xml:space="preserve"> construct</w:t>
      </w:r>
      <w:r w:rsidR="00F422EB" w:rsidRPr="00E07FB0">
        <w:t xml:space="preserve"> </w:t>
      </w:r>
      <w:r w:rsidR="00F422EB" w:rsidRPr="00E07FB0">
        <w:rPr>
          <w:i/>
        </w:rPr>
        <w:t>c</w:t>
      </w:r>
      <w:r w:rsidR="006B79BE" w:rsidRPr="00E07FB0">
        <w:t xml:space="preserve"> at time </w:t>
      </w:r>
      <w:r w:rsidR="006B79BE" w:rsidRPr="00E07FB0">
        <w:rPr>
          <w:i/>
        </w:rPr>
        <w:t>t</w:t>
      </w:r>
      <w:r w:rsidRPr="00E07FB0">
        <w:t xml:space="preserve">,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sidRPr="00E07FB0">
        <w:t xml:space="preserve"> is the growth ra</w:t>
      </w:r>
      <w:r w:rsidR="00AE702A" w:rsidRPr="00E07FB0">
        <w:t>te of cells expressing a double</w:t>
      </w:r>
      <w:ins w:id="177" w:author="Amanda Birmingham" w:date="2016-08-31T15:33:00Z">
        <w:r w:rsidR="00273F97">
          <w:t>-</w:t>
        </w:r>
      </w:ins>
      <w:del w:id="178" w:author="Amanda Birmingham" w:date="2016-08-31T15:33:00Z">
        <w:r w:rsidR="00AE702A" w:rsidRPr="00E07FB0" w:rsidDel="00273F97">
          <w:delText xml:space="preserve"> </w:delText>
        </w:r>
      </w:del>
      <w:r w:rsidRPr="00E07FB0">
        <w:t xml:space="preserve">null </w:t>
      </w:r>
      <w:r w:rsidR="001C69A4" w:rsidRPr="00E07FB0">
        <w:t xml:space="preserve">(control) </w:t>
      </w:r>
      <w:r w:rsidRPr="00E07FB0">
        <w:t xml:space="preserve">construct, and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00035DFA" w:rsidRPr="00E07FB0">
        <w:t xml:space="preserve"> is the</w:t>
      </w:r>
      <w:r w:rsidRPr="00E07FB0">
        <w:t xml:space="preserve"> </w:t>
      </w:r>
      <w:r w:rsidRPr="00E07FB0">
        <w:rPr>
          <w:i/>
        </w:rPr>
        <w:t>fitness</w:t>
      </w:r>
      <w:r w:rsidRPr="00E07FB0">
        <w:t xml:space="preserve"> of </w:t>
      </w:r>
      <w:r w:rsidR="00F422EB" w:rsidRPr="00E07FB0">
        <w:t xml:space="preserve">construct </w:t>
      </w:r>
      <w:r w:rsidR="00F422EB" w:rsidRPr="00E07FB0">
        <w:rPr>
          <w:i/>
        </w:rPr>
        <w:t>c</w:t>
      </w:r>
      <w:r w:rsidRPr="00E07FB0">
        <w:t>.</w:t>
      </w:r>
      <w:r w:rsidR="001C69A4" w:rsidRPr="00E07FB0">
        <w:t xml:space="preserve"> </w:t>
      </w:r>
      <w:r w:rsidR="006B79BE" w:rsidRPr="00E07FB0">
        <w:t>As we measure time in days, fitness is measured in units of (day</w:t>
      </w:r>
      <w:r w:rsidR="006B79BE" w:rsidRPr="00E07FB0">
        <w:rPr>
          <w:vertAlign w:val="superscript"/>
        </w:rPr>
        <w:t>-1</w:t>
      </w:r>
      <w:r w:rsidR="00517CC8" w:rsidRPr="00E07FB0">
        <w:t>)</w:t>
      </w:r>
      <w:ins w:id="179" w:author="Amanda Birmingham" w:date="2016-08-31T15:33:00Z">
        <w:r w:rsidR="00273F97">
          <w:t>, as the number of doublings per day</w:t>
        </w:r>
      </w:ins>
      <w:r w:rsidR="00517CC8" w:rsidRPr="00E07FB0">
        <w:t xml:space="preserve">. </w:t>
      </w:r>
      <w:r w:rsidR="00CA763B" w:rsidRPr="00E07FB0">
        <w:t>W</w:t>
      </w:r>
      <w:r w:rsidR="006B79BE" w:rsidRPr="00E07FB0">
        <w:t xml:space="preserve">e </w:t>
      </w:r>
      <w:r w:rsidR="003130DC" w:rsidRPr="00E07FB0">
        <w:t>sample</w:t>
      </w:r>
      <w:r w:rsidR="006B79BE" w:rsidRPr="00E07FB0">
        <w:t xml:space="preserve"> </w:t>
      </w:r>
      <w:r w:rsidR="00B90EA0" w:rsidRPr="00E07FB0">
        <w:t xml:space="preserve">aliquots of </w:t>
      </w:r>
      <w:r w:rsidR="006B79BE" w:rsidRPr="00E07FB0">
        <w:t>cells from the</w:t>
      </w:r>
      <w:r w:rsidR="001C69A4" w:rsidRPr="00E07FB0">
        <w:t xml:space="preserve"> p</w:t>
      </w:r>
      <w:r w:rsidR="006B79BE" w:rsidRPr="00E07FB0">
        <w:t xml:space="preserve">opulation at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&gt;2</m:t>
        </m:r>
      </m:oMath>
      <w:r w:rsidR="005E7DAE" w:rsidRPr="00E07FB0">
        <w:t xml:space="preserve"> </w:t>
      </w:r>
      <w:r w:rsidR="006B79BE" w:rsidRPr="00E07FB0">
        <w:t>time points</w:t>
      </w:r>
      <w:del w:id="180" w:author="Amanda Birmingham" w:date="2016-08-31T15:34:00Z">
        <w:r w:rsidR="001C69A4" w:rsidRPr="00E07FB0" w:rsidDel="00273F97">
          <w:delText>,</w:delText>
        </w:r>
      </w:del>
      <w:r w:rsidR="001C69A4" w:rsidRPr="00E07FB0">
        <w:t xml:space="preserve"> </w:t>
      </w:r>
      <w:r w:rsidR="00CA763B" w:rsidRPr="00E07FB0">
        <w:t>and</w:t>
      </w:r>
      <w:r w:rsidR="001C69A4" w:rsidRPr="00E07FB0">
        <w:t xml:space="preserve"> measure </w:t>
      </w:r>
      <w:r w:rsidR="00035DFA" w:rsidRPr="00E07FB0">
        <w:t xml:space="preserve">the </w:t>
      </w:r>
      <w:r w:rsidR="001C69A4" w:rsidRPr="00E07FB0">
        <w:t>abundance</w:t>
      </w:r>
      <w:r w:rsidR="00AE702A" w:rsidRPr="00E07FB0">
        <w:t>s</w:t>
      </w:r>
      <w:r w:rsidR="00517CC8" w:rsidRPr="00E07FB0">
        <w:t xml:space="preserve"> of</w:t>
      </w:r>
      <w:r w:rsidR="001C69A4" w:rsidRPr="00E07FB0">
        <w:t xml:space="preserve"> </w:t>
      </w:r>
      <w:r w:rsidR="00AE702A" w:rsidRPr="00E07FB0">
        <w:t xml:space="preserve">sub-populations </w:t>
      </w:r>
      <w:r w:rsidR="00CA763B" w:rsidRPr="00E07FB0">
        <w:t>within each</w:t>
      </w:r>
      <w:r w:rsidR="00AE702A" w:rsidRPr="00E07FB0">
        <w:t xml:space="preserve"> </w:t>
      </w:r>
      <w:r w:rsidR="000703CB" w:rsidRPr="00E07FB0">
        <w:t xml:space="preserve">finite </w:t>
      </w:r>
      <w:r w:rsidR="001C69A4" w:rsidRPr="00E07FB0">
        <w:t>sample</w:t>
      </w:r>
      <w:r w:rsidR="00B90EA0" w:rsidRPr="00E07FB0">
        <w:t>,</w:t>
      </w:r>
      <w:r w:rsidR="001C69A4" w:rsidRPr="00E07FB0">
        <w:t xml:space="preserve"> </w:t>
      </w:r>
      <w:r w:rsidR="006B79BE" w:rsidRPr="00E07FB0">
        <w:t xml:space="preserve">which </w:t>
      </w:r>
      <w:r w:rsidR="00055C13" w:rsidRPr="00E07FB0">
        <w:t xml:space="preserve">allows us to estimate </w:t>
      </w:r>
      <w:r w:rsidR="00055C13" w:rsidRPr="00E07FB0">
        <w:rPr>
          <w:i/>
        </w:rPr>
        <w:t>relative abundanc</w:t>
      </w:r>
      <w:del w:id="181" w:author="Amanda Birmingham" w:date="2016-08-31T15:35:00Z">
        <w:r w:rsidR="00055C13" w:rsidRPr="00E07FB0" w:rsidDel="00273F97">
          <w:rPr>
            <w:i/>
          </w:rPr>
          <w:delText>i</w:delText>
        </w:r>
      </w:del>
      <w:r w:rsidR="00055C13" w:rsidRPr="00E07FB0">
        <w:rPr>
          <w:i/>
        </w:rPr>
        <w:t>es</w:t>
      </w:r>
      <w:r w:rsidR="006B79BE" w:rsidRPr="00E07FB0">
        <w:t xml:space="preserve"> of cells in the population</w:t>
      </w:r>
      <w:r w:rsidR="000703CB" w:rsidRPr="00E07FB0">
        <w:t>.</w:t>
      </w:r>
      <w:r w:rsidR="00035DFA" w:rsidRPr="00E07FB0">
        <w:t xml:space="preserve"> It is convenient to define log</w:t>
      </w:r>
      <w:r w:rsidR="00035DFA" w:rsidRPr="00E07FB0">
        <w:rPr>
          <w:vertAlign w:val="subscript"/>
        </w:rPr>
        <w:t>2</w:t>
      </w:r>
      <w:r w:rsidR="00035DFA" w:rsidRPr="00E07FB0">
        <w:t xml:space="preserve"> relative abundanc</w:t>
      </w:r>
      <w:del w:id="182" w:author="Amanda Birmingham" w:date="2016-08-31T15:38:00Z">
        <w:r w:rsidR="00035DFA" w:rsidRPr="00E07FB0" w:rsidDel="006011A3">
          <w:delText>i</w:delText>
        </w:r>
      </w:del>
      <w:r w:rsidR="00035DFA" w:rsidRPr="00E07FB0">
        <w:t>es</w:t>
      </w:r>
      <w:r w:rsidR="009C030E" w:rsidRPr="00E07FB0">
        <w:t xml:space="preserve"> as</w:t>
      </w:r>
      <w:r w:rsidR="00035DFA" w:rsidRPr="00E07FB0">
        <w:br/>
      </w: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c</m:t>
                      </m:r>
                    </m:sub>
                  </m:sSub>
                </m:num>
                <m:den>
                  <m:nary>
                    <m:naryPr>
                      <m:chr m:val="∑"/>
                      <m:limLoc m:val="subSup"/>
                      <m:supHide m:val="1"/>
                      <m:ctrlPr>
                        <w:rPr>
                          <w:rFonts w:ascii="Cambria Math" w:hAnsi="Cambria Math"/>
                          <w:i/>
                        </w:rPr>
                      </m:ctrlPr>
                    </m:naryPr>
                    <m:sub>
                      <m:r>
                        <w:rPr>
                          <w:rFonts w:ascii="Cambria Math" w:hAnsi="Cambria Math"/>
                        </w:rPr>
                        <m:t>c</m:t>
                      </m:r>
                    </m:sub>
                    <m:sup/>
                    <m:e>
                      <m:sSub>
                        <m:sSubPr>
                          <m:ctrlPr>
                            <w:rPr>
                              <w:rFonts w:ascii="Cambria Math" w:hAnsi="Cambria Math"/>
                              <w:i/>
                            </w:rPr>
                          </m:ctrlPr>
                        </m:sSubPr>
                        <m:e>
                          <m:r>
                            <w:rPr>
                              <w:rFonts w:ascii="Cambria Math" w:hAnsi="Cambria Math"/>
                            </w:rPr>
                            <m:t>N</m:t>
                          </m:r>
                        </m:e>
                        <m:sub>
                          <m:r>
                            <w:rPr>
                              <w:rFonts w:ascii="Cambria Math" w:hAnsi="Cambria Math"/>
                            </w:rPr>
                            <m:t>c</m:t>
                          </m:r>
                        </m:sub>
                      </m:sSub>
                    </m:e>
                  </m:nary>
                </m:den>
              </m:f>
              <m:r>
                <w:rPr>
                  <w:rFonts w:ascii="Cambria Math" w:hAnsi="Cambria Math"/>
                </w:rPr>
                <m:t>.</m:t>
              </m:r>
            </m:e>
          </m:func>
          <m:r>
            <m:rPr>
              <m:sty m:val="p"/>
            </m:rPr>
            <w:rPr>
              <w:rFonts w:ascii="Cambria Math" w:hAnsi="Cambria Math"/>
            </w:rPr>
            <w:br/>
          </m:r>
        </m:oMath>
      </m:oMathPara>
      <w:r w:rsidR="00AE702A" w:rsidRPr="00E07FB0">
        <w:t>These obey the following equations</w:t>
      </w:r>
      <w:r w:rsidR="00F422EB" w:rsidRPr="00E07FB0">
        <w:t>:</w:t>
      </w:r>
    </w:p>
    <w:p w14:paraId="3FFC1F85" w14:textId="7CBE7F21" w:rsidR="00F422EB" w:rsidRPr="00E07FB0" w:rsidRDefault="009C1FD2" w:rsidP="00F01378">
      <w:pPr>
        <w:pStyle w:val="Normal1"/>
        <w:spacing w:line="480" w:lineRule="auto"/>
        <w:jc w:val="both"/>
      </w:pPr>
      <m:oMathPara>
        <m:oMath>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nary>
                <m:naryPr>
                  <m:chr m:val="∑"/>
                  <m:limLoc m:val="subSup"/>
                  <m:supHide m:val="1"/>
                  <m:ctrlPr>
                    <w:rPr>
                      <w:rFonts w:ascii="Cambria Math" w:hAnsi="Cambria Math"/>
                      <w:i/>
                    </w:rPr>
                  </m:ctrlPr>
                </m:naryPr>
                <m:sub>
                  <m:r>
                    <w:rPr>
                      <w:rFonts w:ascii="Cambria Math" w:hAnsi="Cambria Math"/>
                    </w:rPr>
                    <m:t>c</m:t>
                  </m:r>
                </m:sub>
                <m:sup/>
                <m:e>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t</m:t>
                      </m:r>
                    </m:sup>
                  </m:sSup>
                </m:e>
              </m:nary>
            </m:e>
          </m:func>
          <m:r>
            <w:rPr>
              <w:rFonts w:ascii="Cambria Math" w:hAnsi="Cambria Math"/>
            </w:rPr>
            <m:t>,</m:t>
          </m:r>
        </m:oMath>
      </m:oMathPara>
    </w:p>
    <w:p w14:paraId="16305D99" w14:textId="4A73C64E" w:rsidR="007B6961" w:rsidRPr="00E07FB0" w:rsidRDefault="009C030E" w:rsidP="00F01378">
      <w:pPr>
        <w:pStyle w:val="Normal1"/>
        <w:spacing w:line="480" w:lineRule="auto"/>
        <w:jc w:val="both"/>
      </w:pPr>
      <w:r w:rsidRPr="00E07FB0">
        <w:lastRenderedPageBreak/>
        <w:t xml:space="preserve">which have linear (in time) and non-linear components. Here </w:t>
      </w:r>
      <m:oMath>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(0)</m:t>
        </m:r>
      </m:oMath>
      <w:r w:rsidRPr="00E07FB0">
        <w:t xml:space="preserve"> is the initial condition. Note that while the same construct is expected to have the same fitness in replicated experiments, it may have </w:t>
      </w:r>
      <w:r w:rsidR="00F93DEB" w:rsidRPr="00E07FB0">
        <w:t xml:space="preserve">different initial conditions. The non-linear term reflects the fact that relative frequency of one species is modulated by growth or decay of other species. </w:t>
      </w:r>
      <w:del w:id="183" w:author="Amanda Birmingham" w:date="2016-08-31T15:47:00Z">
        <w:r w:rsidR="00F93DEB" w:rsidRPr="00E07FB0" w:rsidDel="00B751C8">
          <w:delText>That way</w:delText>
        </w:r>
      </w:del>
      <w:ins w:id="184" w:author="Amanda Birmingham" w:date="2016-08-31T15:47:00Z">
        <w:r w:rsidR="00B751C8">
          <w:t>Because of this</w:t>
        </w:r>
      </w:ins>
      <w:r w:rsidR="00F93DEB" w:rsidRPr="00E07FB0">
        <w:t xml:space="preserve">, a particular </w:t>
      </w:r>
      <m:oMath>
        <m:sSub>
          <m:sSubPr>
            <m:ctrlPr>
              <w:rPr>
                <w:rFonts w:ascii="Cambria Math" w:hAnsi="Cambria Math"/>
                <w:i/>
              </w:rPr>
            </m:ctrlPr>
          </m:sSubPr>
          <m:e>
            <m:r>
              <w:rPr>
                <w:rFonts w:ascii="Cambria Math" w:hAnsi="Cambria Math"/>
              </w:rPr>
              <m:t>x</m:t>
            </m:r>
          </m:e>
          <m:sub>
            <m:r>
              <w:rPr>
                <w:rFonts w:ascii="Cambria Math" w:hAnsi="Cambria Math"/>
              </w:rPr>
              <m:t>c</m:t>
            </m:r>
          </m:sub>
        </m:sSub>
      </m:oMath>
      <w:r w:rsidR="00F93DEB" w:rsidRPr="00E07FB0">
        <w:t xml:space="preserve"> may </w:t>
      </w:r>
      <w:r w:rsidR="000703CB" w:rsidRPr="00E07FB0">
        <w:t xml:space="preserve">possibly decrease even when </w:t>
      </w:r>
      <w:r w:rsidR="00F93DEB" w:rsidRPr="00E07FB0">
        <w:t xml:space="preserve">its fitness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00F93DEB" w:rsidRPr="00E07FB0">
        <w:t xml:space="preserve"> is positive. </w:t>
      </w:r>
      <w:r w:rsidR="007B6961" w:rsidRPr="00E07FB0">
        <w:t xml:space="preserve">As we are working with relative frequencies, there is no need to “normalize” the sample counts in any way. </w:t>
      </w:r>
    </w:p>
    <w:p w14:paraId="4175EB77" w14:textId="40B0EA90" w:rsidR="0020744A" w:rsidRDefault="00F93DEB" w:rsidP="00F01378">
      <w:pPr>
        <w:pStyle w:val="Normal1"/>
        <w:spacing w:line="480" w:lineRule="auto"/>
        <w:ind w:firstLine="720"/>
        <w:jc w:val="both"/>
        <w:rPr>
          <w:ins w:id="185" w:author="Amanda Birmingham" w:date="2016-08-31T15:49:00Z"/>
        </w:rPr>
      </w:pPr>
      <w:r w:rsidRPr="00E07FB0">
        <w:t>By definition, log</w:t>
      </w:r>
      <w:r w:rsidRPr="00E07FB0">
        <w:rPr>
          <w:vertAlign w:val="subscript"/>
        </w:rPr>
        <w:t>2</w:t>
      </w:r>
      <w:r w:rsidR="000D0C59" w:rsidRPr="00E07FB0">
        <w:t xml:space="preserve"> relative frequencies</w:t>
      </w:r>
      <w:r w:rsidRPr="00E07FB0">
        <w:t xml:space="preserve"> </w:t>
      </w:r>
      <w:r w:rsidR="000D0C59" w:rsidRPr="00E07FB0">
        <w:t>satisfy</w:t>
      </w:r>
      <w:r w:rsidRPr="00E07FB0">
        <w:t xml:space="preserve"> the constraint </w:t>
      </w:r>
      <m:oMath>
        <m:nary>
          <m:naryPr>
            <m:chr m:val="∑"/>
            <m:limLoc m:val="undOvr"/>
            <m:supHide m:val="1"/>
            <m:ctrlPr>
              <w:rPr>
                <w:rFonts w:ascii="Cambria Math" w:hAnsi="Cambria Math"/>
                <w:i/>
              </w:rPr>
            </m:ctrlPr>
          </m:naryPr>
          <m:sub>
            <m:r>
              <w:rPr>
                <w:rFonts w:ascii="Cambria Math" w:hAnsi="Cambria Math"/>
              </w:rPr>
              <m:t>c</m:t>
            </m:r>
          </m:sub>
          <m:sup/>
          <m:e>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x</m:t>
                    </m:r>
                  </m:e>
                  <m:sub>
                    <m:r>
                      <w:rPr>
                        <w:rFonts w:ascii="Cambria Math" w:hAnsi="Cambria Math"/>
                      </w:rPr>
                      <m:t>c</m:t>
                    </m:r>
                  </m:sub>
                </m:sSub>
              </m:sup>
            </m:sSup>
            <m:r>
              <w:rPr>
                <w:rFonts w:ascii="Cambria Math" w:hAnsi="Cambria Math"/>
              </w:rPr>
              <m:t>=1</m:t>
            </m:r>
          </m:e>
        </m:nary>
      </m:oMath>
      <w:r w:rsidR="00131097" w:rsidRPr="00E07FB0">
        <w:t xml:space="preserve"> at all times. </w:t>
      </w:r>
      <w:ins w:id="186" w:author="Amanda Birmingham" w:date="2016-08-31T15:48:00Z">
        <w:r w:rsidR="00D72735">
          <w:t>E</w:t>
        </w:r>
        <w:r w:rsidR="0020744A">
          <w:t xml:space="preserve">xperimentally estimated </w:t>
        </w:r>
      </w:ins>
      <w:ins w:id="187" w:author="Amanda Birmingham" w:date="2016-08-31T15:49:00Z">
        <w:r w:rsidR="0020744A" w:rsidRPr="00E07FB0">
          <w:t>log</w:t>
        </w:r>
        <w:r w:rsidR="0020744A" w:rsidRPr="00E07FB0">
          <w:rPr>
            <w:vertAlign w:val="subscript"/>
          </w:rPr>
          <w:t>2</w:t>
        </w:r>
        <w:r w:rsidR="0020744A" w:rsidRPr="00E07FB0">
          <w:t xml:space="preserve"> relative frequencies </w:t>
        </w:r>
        <w:r w:rsidR="0020744A">
          <w:t>are derived from the construct counts:</w:t>
        </w:r>
      </w:ins>
    </w:p>
    <w:p w14:paraId="1C57C09C" w14:textId="2EE72A39" w:rsidR="0020744A" w:rsidRDefault="009C1FD2" w:rsidP="0020744A">
      <w:pPr>
        <w:pStyle w:val="Normal1"/>
        <w:spacing w:line="480" w:lineRule="auto"/>
        <w:ind w:firstLine="720"/>
        <w:jc w:val="both"/>
        <w:rPr>
          <w:ins w:id="188" w:author="Amanda Birmingham" w:date="2016-08-31T15:49:00Z"/>
        </w:rPr>
      </w:pPr>
      <m:oMathPara>
        <m:oMath>
          <m:sSub>
            <m:sSubPr>
              <m:ctrlPr>
                <w:ins w:id="189" w:author="Amanda Birmingham" w:date="2016-08-31T15:49:00Z">
                  <w:rPr>
                    <w:rFonts w:ascii="Cambria Math" w:hAnsi="Cambria Math"/>
                    <w:i/>
                  </w:rPr>
                </w:ins>
              </m:ctrlPr>
            </m:sSubPr>
            <m:e>
              <w:ins w:id="190" w:author="Amanda Birmingham" w:date="2016-08-31T15:49:00Z">
                <m:r>
                  <w:rPr>
                    <w:rFonts w:ascii="Cambria Math" w:hAnsi="Cambria Math"/>
                  </w:rPr>
                  <m:t>X</m:t>
                </m:r>
              </w:ins>
            </m:e>
            <m:sub>
              <w:ins w:id="191" w:author="Amanda Birmingham" w:date="2016-08-31T15:49:00Z">
                <m:r>
                  <w:rPr>
                    <w:rFonts w:ascii="Cambria Math" w:hAnsi="Cambria Math"/>
                  </w:rPr>
                  <m:t>c</m:t>
                </m:r>
              </w:ins>
            </m:sub>
          </m:sSub>
          <w:ins w:id="192" w:author="Amanda Birmingham" w:date="2016-08-31T15:49:00Z">
            <m:r>
              <w:rPr>
                <w:rFonts w:ascii="Cambria Math" w:hAnsi="Cambria Math"/>
              </w:rPr>
              <m:t>=</m:t>
            </m:r>
          </w:ins>
          <m:func>
            <m:funcPr>
              <m:ctrlPr>
                <w:ins w:id="193" w:author="Amanda Birmingham" w:date="2016-08-31T15:49:00Z">
                  <w:rPr>
                    <w:rFonts w:ascii="Cambria Math" w:hAnsi="Cambria Math"/>
                    <w:i/>
                  </w:rPr>
                </w:ins>
              </m:ctrlPr>
            </m:funcPr>
            <m:fName>
              <m:sSub>
                <m:sSubPr>
                  <m:ctrlPr>
                    <w:ins w:id="194" w:author="Amanda Birmingham" w:date="2016-08-31T15:49:00Z">
                      <w:rPr>
                        <w:rFonts w:ascii="Cambria Math" w:hAnsi="Cambria Math"/>
                        <w:i/>
                      </w:rPr>
                    </w:ins>
                  </m:ctrlPr>
                </m:sSubPr>
                <m:e>
                  <w:ins w:id="195" w:author="Amanda Birmingham" w:date="2016-08-31T15:49:00Z">
                    <m:r>
                      <m:rPr>
                        <m:sty m:val="p"/>
                      </m:rPr>
                      <w:rPr>
                        <w:rFonts w:ascii="Cambria Math" w:hAnsi="Cambria Math"/>
                      </w:rPr>
                      <m:t>log</m:t>
                    </m:r>
                  </w:ins>
                </m:e>
                <m:sub>
                  <w:ins w:id="196" w:author="Amanda Birmingham" w:date="2016-08-31T15:49:00Z">
                    <m:r>
                      <w:rPr>
                        <w:rFonts w:ascii="Cambria Math" w:hAnsi="Cambria Math"/>
                      </w:rPr>
                      <m:t>2</m:t>
                    </m:r>
                  </w:ins>
                </m:sub>
              </m:sSub>
            </m:fName>
            <m:e>
              <m:f>
                <m:fPr>
                  <m:ctrlPr>
                    <w:ins w:id="197" w:author="Amanda Birmingham" w:date="2016-08-31T15:49:00Z">
                      <w:rPr>
                        <w:rFonts w:ascii="Cambria Math" w:hAnsi="Cambria Math"/>
                        <w:i/>
                      </w:rPr>
                    </w:ins>
                  </m:ctrlPr>
                </m:fPr>
                <m:num>
                  <m:sSub>
                    <m:sSubPr>
                      <m:ctrlPr>
                        <w:ins w:id="198" w:author="Amanda Birmingham" w:date="2016-08-31T15:49:00Z">
                          <w:rPr>
                            <w:rFonts w:ascii="Cambria Math" w:hAnsi="Cambria Math"/>
                            <w:i/>
                          </w:rPr>
                        </w:ins>
                      </m:ctrlPr>
                    </m:sSubPr>
                    <m:e>
                      <w:ins w:id="199" w:author="Amanda Birmingham" w:date="2016-08-31T16:45:00Z">
                        <m:r>
                          <w:rPr>
                            <w:rFonts w:ascii="Cambria Math" w:hAnsi="Cambria Math"/>
                          </w:rPr>
                          <m:t>m</m:t>
                        </m:r>
                      </w:ins>
                    </m:e>
                    <m:sub>
                      <w:ins w:id="200" w:author="Amanda Birmingham" w:date="2016-08-31T15:49:00Z">
                        <m:r>
                          <w:rPr>
                            <w:rFonts w:ascii="Cambria Math" w:hAnsi="Cambria Math"/>
                          </w:rPr>
                          <m:t>c</m:t>
                        </m:r>
                      </w:ins>
                    </m:sub>
                  </m:sSub>
                </m:num>
                <m:den>
                  <m:nary>
                    <m:naryPr>
                      <m:chr m:val="∑"/>
                      <m:limLoc m:val="subSup"/>
                      <m:supHide m:val="1"/>
                      <m:ctrlPr>
                        <w:ins w:id="201" w:author="Amanda Birmingham" w:date="2016-08-31T15:49:00Z">
                          <w:rPr>
                            <w:rFonts w:ascii="Cambria Math" w:hAnsi="Cambria Math"/>
                            <w:i/>
                          </w:rPr>
                        </w:ins>
                      </m:ctrlPr>
                    </m:naryPr>
                    <m:sub>
                      <w:ins w:id="202" w:author="Amanda Birmingham" w:date="2016-08-31T15:49:00Z">
                        <m:r>
                          <w:rPr>
                            <w:rFonts w:ascii="Cambria Math" w:hAnsi="Cambria Math"/>
                          </w:rPr>
                          <m:t>c</m:t>
                        </m:r>
                      </w:ins>
                    </m:sub>
                    <m:sup/>
                    <m:e>
                      <m:sSub>
                        <m:sSubPr>
                          <m:ctrlPr>
                            <w:ins w:id="203" w:author="Amanda Birmingham" w:date="2016-08-31T15:49:00Z">
                              <w:rPr>
                                <w:rFonts w:ascii="Cambria Math" w:hAnsi="Cambria Math"/>
                                <w:i/>
                              </w:rPr>
                            </w:ins>
                          </m:ctrlPr>
                        </m:sSubPr>
                        <m:e>
                          <w:ins w:id="204" w:author="Amanda Birmingham" w:date="2016-08-31T16:45:00Z">
                            <m:r>
                              <w:rPr>
                                <w:rFonts w:ascii="Cambria Math" w:hAnsi="Cambria Math"/>
                              </w:rPr>
                              <m:t>m</m:t>
                            </m:r>
                          </w:ins>
                        </m:e>
                        <m:sub>
                          <w:ins w:id="205" w:author="Amanda Birmingham" w:date="2016-08-31T15:49:00Z">
                            <m:r>
                              <w:rPr>
                                <w:rFonts w:ascii="Cambria Math" w:hAnsi="Cambria Math"/>
                              </w:rPr>
                              <m:t>c</m:t>
                            </m:r>
                          </w:ins>
                        </m:sub>
                      </m:sSub>
                    </m:e>
                  </m:nary>
                </m:den>
              </m:f>
            </m:e>
          </m:func>
          <w:ins w:id="206" w:author="Amanda Birmingham" w:date="2016-08-31T15:51:00Z">
            <m:r>
              <w:rPr>
                <w:rFonts w:ascii="Cambria Math" w:hAnsi="Cambria Math"/>
              </w:rPr>
              <m:t>.</m:t>
            </m:r>
          </w:ins>
        </m:oMath>
      </m:oMathPara>
    </w:p>
    <w:p w14:paraId="0D87FD4E" w14:textId="0DA5BEE4" w:rsidR="00E87666" w:rsidRPr="00E07FB0" w:rsidRDefault="00E87666">
      <w:pPr>
        <w:pStyle w:val="Normal1"/>
        <w:spacing w:line="480" w:lineRule="auto"/>
        <w:jc w:val="both"/>
        <w:pPrChange w:id="207" w:author="Amanda Birmingham" w:date="2016-08-31T15:52:00Z">
          <w:pPr>
            <w:pStyle w:val="Normal1"/>
            <w:spacing w:line="480" w:lineRule="auto"/>
            <w:ind w:firstLine="720"/>
            <w:jc w:val="both"/>
          </w:pPr>
        </w:pPrChange>
      </w:pPr>
      <w:r w:rsidRPr="00E07FB0">
        <w:t xml:space="preserve">In a model described by the set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e>
        </m:d>
      </m:oMath>
      <w:r w:rsidRPr="00E07FB0">
        <w:t xml:space="preserve">, the </w:t>
      </w:r>
      <w:del w:id="208" w:author="Amanda Birmingham" w:date="2016-08-31T15:52:00Z">
        <w:r w:rsidRPr="00E07FB0" w:rsidDel="0020744A">
          <w:delText>experimentally</w:delText>
        </w:r>
        <w:r w:rsidR="00131097" w:rsidRPr="00E07FB0" w:rsidDel="0020744A">
          <w:delText xml:space="preserve"> </w:delText>
        </w:r>
        <w:r w:rsidR="000703CB" w:rsidRPr="00E07FB0" w:rsidDel="0020744A">
          <w:delText>estimated</w:delText>
        </w:r>
        <w:r w:rsidR="00131097" w:rsidRPr="00E07FB0" w:rsidDel="0020744A">
          <w:delText xml:space="preserve"> log</w:delText>
        </w:r>
        <w:r w:rsidR="00131097" w:rsidRPr="00E07FB0" w:rsidDel="0020744A">
          <w:rPr>
            <w:vertAlign w:val="subscript"/>
          </w:rPr>
          <w:delText>2</w:delText>
        </w:r>
        <w:r w:rsidRPr="00E07FB0" w:rsidDel="0020744A">
          <w:delText xml:space="preserve"> relative </w:delText>
        </w:r>
        <w:r w:rsidR="000D0C59" w:rsidRPr="00E07FB0" w:rsidDel="0020744A">
          <w:delText>frequencies</w:delText>
        </w:r>
        <w:r w:rsidRPr="00E07FB0" w:rsidDel="0020744A">
          <w:delText xml:space="preserve"> </w:delText>
        </w:r>
      </w:del>
      <m:oMath>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m:t>
            </m:r>
          </m:e>
        </m:d>
        <w:ins w:id="209" w:author="Amanda Birmingham" w:date="2016-08-31T15:52:00Z">
          <m:r>
            <w:rPr>
              <w:rFonts w:ascii="Cambria Math" w:hAnsi="Cambria Math"/>
            </w:rPr>
            <m:t xml:space="preserve"> </m:t>
          </m:r>
        </w:ins>
      </m:oMath>
      <w:del w:id="210" w:author="Amanda Birmingham" w:date="2016-08-31T15:48:00Z">
        <w:r w:rsidRPr="00E07FB0" w:rsidDel="0020744A">
          <w:delText xml:space="preserve"> </w:delText>
        </w:r>
      </w:del>
      <w:r w:rsidRPr="00E07FB0">
        <w:t xml:space="preserve">deviate from </w:t>
      </w:r>
      <w:r w:rsidR="00886DA0" w:rsidRPr="00E07FB0">
        <w:t xml:space="preserve">the </w:t>
      </w:r>
      <w:r w:rsidRPr="00E07FB0">
        <w:t>exact values by</w:t>
      </w:r>
    </w:p>
    <w:p w14:paraId="77719435" w14:textId="3F40E159" w:rsidR="00E87666" w:rsidRPr="00E07FB0" w:rsidRDefault="009C1FD2" w:rsidP="00F01378">
      <w:pPr>
        <w:pStyle w:val="Normal1"/>
        <w:spacing w:line="480" w:lineRule="auto"/>
        <w:jc w:val="both"/>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ε</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nary>
                <m:naryPr>
                  <m:chr m:val="∑"/>
                  <m:limLoc m:val="subSup"/>
                  <m:supHide m:val="1"/>
                  <m:ctrlPr>
                    <w:rPr>
                      <w:rFonts w:ascii="Cambria Math" w:hAnsi="Cambria Math"/>
                      <w:i/>
                    </w:rPr>
                  </m:ctrlPr>
                </m:naryPr>
                <m:sub>
                  <m:r>
                    <w:rPr>
                      <w:rFonts w:ascii="Cambria Math" w:hAnsi="Cambria Math"/>
                    </w:rPr>
                    <m:t>c</m:t>
                  </m:r>
                </m:sub>
                <m:sup/>
                <m:e>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t</m:t>
                      </m:r>
                    </m:sup>
                  </m:sSup>
                </m:e>
              </m:nary>
            </m:e>
          </m:func>
          <m:r>
            <w:rPr>
              <w:rFonts w:ascii="Cambria Math" w:hAnsi="Cambria Math"/>
            </w:rPr>
            <m:t>.</m:t>
          </m:r>
        </m:oMath>
      </m:oMathPara>
    </w:p>
    <w:p w14:paraId="04AA2E29" w14:textId="77777777" w:rsidR="00886DA0" w:rsidRPr="00E07FB0" w:rsidRDefault="00886DA0" w:rsidP="00F01378">
      <w:pPr>
        <w:pStyle w:val="Normal1"/>
        <w:spacing w:line="480" w:lineRule="auto"/>
        <w:jc w:val="both"/>
      </w:pPr>
      <w:r w:rsidRPr="00E07FB0">
        <w:t>The parameters of the model are found by minimizing the sum of squares</w:t>
      </w:r>
    </w:p>
    <w:p w14:paraId="7E20C6C8" w14:textId="4CB978EE" w:rsidR="00886DA0" w:rsidRPr="00E07FB0" w:rsidRDefault="00886DA0" w:rsidP="00F01378">
      <w:pPr>
        <w:pStyle w:val="Normal1"/>
        <w:spacing w:line="480" w:lineRule="auto"/>
        <w:jc w:val="both"/>
      </w:pPr>
      <m:oMathPara>
        <m:oMathParaPr>
          <m:jc m:val="center"/>
        </m:oMathParaPr>
        <m:oMath>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e>
              </m:d>
            </m:e>
          </m:d>
          <m:r>
            <w:rPr>
              <w:rFonts w:ascii="Cambria Math" w:hAnsi="Cambria Math"/>
            </w:rPr>
            <m:t>=</m:t>
          </m:r>
          <m:nary>
            <m:naryPr>
              <m:chr m:val="∑"/>
              <m:limLoc m:val="subSup"/>
              <m:supHide m:val="1"/>
              <m:ctrlPr>
                <w:rPr>
                  <w:rFonts w:ascii="Cambria Math" w:hAnsi="Cambria Math"/>
                  <w:i/>
                </w:rPr>
              </m:ctrlPr>
            </m:naryPr>
            <m:sub>
              <m:r>
                <w:rPr>
                  <w:rFonts w:ascii="Cambria Math" w:hAnsi="Cambria Math"/>
                </w:rPr>
                <m:t>c</m:t>
              </m:r>
            </m:sub>
            <m:sup/>
            <m:e>
              <m:nary>
                <m:naryPr>
                  <m:chr m:val="∑"/>
                  <m:limLoc m:val="subSup"/>
                  <m:supHide m:val="1"/>
                  <m:ctrlPr>
                    <w:rPr>
                      <w:rFonts w:ascii="Cambria Math" w:hAnsi="Cambria Math"/>
                      <w:i/>
                    </w:rPr>
                  </m:ctrlPr>
                </m:naryPr>
                <m:sub>
                  <m:r>
                    <w:rPr>
                      <w:rFonts w:ascii="Cambria Math" w:hAnsi="Cambria Math"/>
                    </w:rPr>
                    <m:t>t</m:t>
                  </m:r>
                </m:sub>
                <m:sup/>
                <m:e>
                  <m:sSubSup>
                    <m:sSubSupPr>
                      <m:ctrlPr>
                        <w:rPr>
                          <w:rFonts w:ascii="Cambria Math" w:hAnsi="Cambria Math"/>
                          <w:i/>
                        </w:rPr>
                      </m:ctrlPr>
                    </m:sSubSupPr>
                    <m:e>
                      <m:r>
                        <w:rPr>
                          <w:rFonts w:ascii="Cambria Math" w:hAnsi="Cambria Math"/>
                        </w:rPr>
                        <m:t>ε</m:t>
                      </m:r>
                    </m:e>
                    <m:sub>
                      <m:r>
                        <w:rPr>
                          <w:rFonts w:ascii="Cambria Math" w:hAnsi="Cambria Math"/>
                        </w:rPr>
                        <m:t>c</m:t>
                      </m:r>
                    </m:sub>
                    <m:sup>
                      <m:r>
                        <w:rPr>
                          <w:rFonts w:ascii="Cambria Math" w:hAnsi="Cambria Math"/>
                        </w:rPr>
                        <m:t>2</m:t>
                      </m:r>
                    </m:sup>
                  </m:sSubSup>
                  <m:d>
                    <m:dPr>
                      <m:ctrlPr>
                        <w:rPr>
                          <w:rFonts w:ascii="Cambria Math" w:hAnsi="Cambria Math"/>
                          <w:i/>
                        </w:rPr>
                      </m:ctrlPr>
                    </m:dPr>
                    <m:e>
                      <m:r>
                        <w:rPr>
                          <w:rFonts w:ascii="Cambria Math" w:hAnsi="Cambria Math"/>
                        </w:rPr>
                        <m:t>t</m:t>
                      </m:r>
                    </m:e>
                  </m:d>
                </m:e>
              </m:nary>
            </m:e>
          </m:nary>
        </m:oMath>
      </m:oMathPara>
    </w:p>
    <w:p w14:paraId="47002F33" w14:textId="5E237FF6" w:rsidR="004E21ED" w:rsidRPr="00E07FB0" w:rsidRDefault="00886DA0" w:rsidP="00F01378">
      <w:pPr>
        <w:pStyle w:val="Normal1"/>
        <w:spacing w:line="480" w:lineRule="auto"/>
        <w:jc w:val="both"/>
      </w:pPr>
      <w:r w:rsidRPr="00E07FB0">
        <w:t xml:space="preserve">subject to a constraint </w:t>
      </w:r>
      <m:oMath>
        <m:nary>
          <m:naryPr>
            <m:chr m:val="∑"/>
            <m:limLoc m:val="undOvr"/>
            <m:supHide m:val="1"/>
            <m:ctrlPr>
              <w:rPr>
                <w:rFonts w:ascii="Cambria Math" w:hAnsi="Cambria Math"/>
                <w:i/>
              </w:rPr>
            </m:ctrlPr>
          </m:naryPr>
          <m:sub>
            <m:r>
              <w:rPr>
                <w:rFonts w:ascii="Cambria Math" w:hAnsi="Cambria Math"/>
              </w:rPr>
              <m:t>c</m:t>
            </m:r>
          </m:sub>
          <m:sup/>
          <m:e>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a</m:t>
                    </m:r>
                  </m:e>
                  <m:sub>
                    <m:r>
                      <w:rPr>
                        <w:rFonts w:ascii="Cambria Math" w:hAnsi="Cambria Math"/>
                      </w:rPr>
                      <m:t>c</m:t>
                    </m:r>
                  </m:sub>
                </m:sSub>
              </m:sup>
            </m:sSup>
            <m:r>
              <w:rPr>
                <w:rFonts w:ascii="Cambria Math" w:hAnsi="Cambria Math"/>
              </w:rPr>
              <m:t>=1</m:t>
            </m:r>
          </m:e>
        </m:nary>
        <m:r>
          <w:rPr>
            <w:rFonts w:ascii="Cambria Math" w:hAnsi="Cambria Math"/>
          </w:rPr>
          <m:t>.</m:t>
        </m:r>
      </m:oMath>
      <w:r w:rsidRPr="00E07FB0">
        <w:t xml:space="preserve"> Since </w:t>
      </w:r>
      <m:oMath>
        <m:r>
          <w:rPr>
            <w:rFonts w:ascii="Cambria Math" w:hAnsi="Cambria Math"/>
          </w:rPr>
          <m:t>E</m:t>
        </m:r>
      </m:oMath>
      <w:r w:rsidR="00EC26EC" w:rsidRPr="00E07FB0">
        <w:t xml:space="preserve"> is invariant under the substitution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+δ,</m:t>
        </m:r>
      </m:oMath>
      <w:r w:rsidR="00EC26EC" w:rsidRPr="00E07FB0">
        <w:t xml:space="preserve"> where </w:t>
      </w:r>
      <m:oMath>
        <m:r>
          <w:rPr>
            <w:rFonts w:ascii="Cambria Math" w:hAnsi="Cambria Math"/>
          </w:rPr>
          <m:t>δ</m:t>
        </m:r>
      </m:oMath>
      <w:r w:rsidR="00EC26EC" w:rsidRPr="00E07FB0">
        <w:t xml:space="preserve"> is an arbitrary constant, the fitnesses are determined up to an overall additive constant, which will be fixed by setting the mean null probe fitness to zero. </w:t>
      </w:r>
      <w:r w:rsidR="00A210B5" w:rsidRPr="00E07FB0">
        <w:t xml:space="preserve">Formally, one has to find the minimum of the function </w:t>
      </w:r>
      <m:oMath>
        <m:sSub>
          <m:sSubPr>
            <m:ctrlPr>
              <w:rPr>
                <w:rFonts w:ascii="Cambria Math" w:hAnsi="Cambria Math"/>
                <w:i/>
              </w:rPr>
            </m:ctrlPr>
          </m:sSubPr>
          <m:e>
            <m:r>
              <w:rPr>
                <w:rFonts w:ascii="Cambria Math" w:hAnsi="Cambria Math"/>
              </w:rPr>
              <m:t>E</m:t>
            </m:r>
          </m:e>
          <m:sub>
            <m:r>
              <w:rPr>
                <w:rFonts w:ascii="Cambria Math" w:hAnsi="Cambria Math"/>
              </w:rPr>
              <m:t>λ</m:t>
            </m:r>
          </m:sub>
        </m:sSub>
        <m:r>
          <w:rPr>
            <w:rFonts w:ascii="Cambria Math" w:hAnsi="Cambria Math"/>
          </w:rPr>
          <m:t>≡E-λ</m:t>
        </m:r>
        <m:d>
          <m:dPr>
            <m:ctrlPr>
              <w:rPr>
                <w:rFonts w:ascii="Cambria Math" w:hAnsi="Cambria Math"/>
                <w:i/>
              </w:rPr>
            </m:ctrlPr>
          </m:dPr>
          <m:e>
            <m:nary>
              <m:naryPr>
                <m:chr m:val="∑"/>
                <m:limLoc m:val="subSup"/>
                <m:supHide m:val="1"/>
                <m:ctrlPr>
                  <w:rPr>
                    <w:rFonts w:ascii="Cambria Math" w:hAnsi="Cambria Math"/>
                    <w:i/>
                  </w:rPr>
                </m:ctrlPr>
              </m:naryPr>
              <m:sub>
                <m:r>
                  <w:rPr>
                    <w:rFonts w:ascii="Cambria Math" w:hAnsi="Cambria Math"/>
                  </w:rPr>
                  <m:t>c</m:t>
                </m:r>
              </m:sub>
              <m:sup/>
              <m:e>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a</m:t>
                        </m:r>
                      </m:e>
                      <m:sub>
                        <m:r>
                          <w:rPr>
                            <w:rFonts w:ascii="Cambria Math" w:hAnsi="Cambria Math"/>
                          </w:rPr>
                          <m:t>c</m:t>
                        </m:r>
                      </m:sub>
                    </m:sSub>
                  </m:sup>
                </m:sSup>
              </m:e>
            </m:nary>
            <m:r>
              <w:rPr>
                <w:rFonts w:ascii="Cambria Math" w:hAnsi="Cambria Math"/>
              </w:rPr>
              <m:t>-1</m:t>
            </m:r>
          </m:e>
        </m:d>
      </m:oMath>
      <w:r w:rsidR="00A210B5" w:rsidRPr="00E07FB0">
        <w:t xml:space="preserve">, where </w:t>
      </w:r>
      <m:oMath>
        <m:r>
          <w:rPr>
            <w:rFonts w:ascii="Cambria Math" w:hAnsi="Cambria Math"/>
          </w:rPr>
          <m:t>λ</m:t>
        </m:r>
      </m:oMath>
      <w:r w:rsidR="00A210B5" w:rsidRPr="00E07FB0">
        <w:t xml:space="preserve"> is the Lagrange multiplier. </w:t>
      </w:r>
      <w:r w:rsidR="004E21ED" w:rsidRPr="00E07FB0">
        <w:t xml:space="preserve">In other words, we need to solve the system of non-linear equations </w:t>
      </w:r>
    </w:p>
    <w:p w14:paraId="026128BE" w14:textId="5A6F0C27" w:rsidR="00886DA0" w:rsidRPr="00E07FB0" w:rsidRDefault="009C1FD2" w:rsidP="00F01378">
      <w:pPr>
        <w:pStyle w:val="Normal1"/>
        <w:spacing w:line="480" w:lineRule="auto"/>
        <w:jc w:val="both"/>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λ</m:t>
                  </m:r>
                </m:sub>
              </m:sSub>
            </m:num>
            <m:den>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c</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λ</m:t>
                  </m:r>
                </m:sub>
              </m:sSub>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λ</m:t>
                  </m:r>
                </m:sub>
              </m:sSub>
            </m:num>
            <m:den>
              <m:r>
                <w:rPr>
                  <w:rFonts w:ascii="Cambria Math" w:hAnsi="Cambria Math"/>
                </w:rPr>
                <m:t>∂λ</m:t>
              </m:r>
            </m:den>
          </m:f>
          <m:r>
            <w:rPr>
              <w:rFonts w:ascii="Cambria Math" w:hAnsi="Cambria Math"/>
            </w:rPr>
            <m:t>=0.</m:t>
          </m:r>
        </m:oMath>
      </m:oMathPara>
    </w:p>
    <w:p w14:paraId="713220F6" w14:textId="5C2570F9" w:rsidR="004E21ED" w:rsidRPr="00E07FB0" w:rsidRDefault="004E21ED" w:rsidP="00F01378">
      <w:pPr>
        <w:pStyle w:val="Normal1"/>
        <w:spacing w:line="480" w:lineRule="auto"/>
        <w:jc w:val="both"/>
      </w:pPr>
      <w:r w:rsidRPr="00E07FB0">
        <w:t>An ana</w:t>
      </w:r>
      <w:r w:rsidR="008C110F" w:rsidRPr="00E07FB0">
        <w:t>lytical solution does not exist;</w:t>
      </w:r>
      <w:r w:rsidRPr="00E07FB0">
        <w:t xml:space="preserve"> however, an</w:t>
      </w:r>
      <w:del w:id="211" w:author="Amanda Birmingham" w:date="2016-08-31T15:54:00Z">
        <w:r w:rsidRPr="00E07FB0" w:rsidDel="00D72735">
          <w:delText>d</w:delText>
        </w:r>
      </w:del>
      <w:r w:rsidRPr="00E07FB0">
        <w:t xml:space="preserve"> excellent approximation exists when the number of constructs is large, </w:t>
      </w:r>
      <m:oMath>
        <m:nary>
          <m:naryPr>
            <m:chr m:val="∑"/>
            <m:limLoc m:val="subSup"/>
            <m:supHide m:val="1"/>
            <m:ctrlPr>
              <w:rPr>
                <w:rFonts w:ascii="Cambria Math" w:hAnsi="Cambria Math"/>
                <w:i/>
              </w:rPr>
            </m:ctrlPr>
          </m:naryPr>
          <m:sub>
            <m:r>
              <w:rPr>
                <w:rFonts w:ascii="Cambria Math" w:hAnsi="Cambria Math"/>
              </w:rPr>
              <m:t>c</m:t>
            </m:r>
          </m:sub>
          <m:sup/>
          <m:e>
            <m:r>
              <w:rPr>
                <w:rFonts w:ascii="Cambria Math" w:hAnsi="Cambria Math"/>
              </w:rPr>
              <m:t>1≫1</m:t>
            </m:r>
          </m:e>
        </m:nary>
      </m:oMath>
      <w:r w:rsidRPr="00E07FB0">
        <w:t>, which is the case for large screens. In this case</w:t>
      </w:r>
    </w:p>
    <w:p w14:paraId="00B65B93" w14:textId="635A074C" w:rsidR="004E21ED" w:rsidRPr="00E07FB0" w:rsidRDefault="009C1FD2" w:rsidP="00F01378">
      <w:pPr>
        <w:pStyle w:val="Normal1"/>
        <w:spacing w:line="480" w:lineRule="auto"/>
        <w:jc w:val="both"/>
      </w:pPr>
      <m:oMathPara>
        <m:oMathParaPr>
          <m:jc m:val="center"/>
        </m:oMathParaP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c</m:t>
                      </m:r>
                    </m:sub>
                  </m:sSub>
                </m:den>
              </m:f>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nary>
                    <m:naryPr>
                      <m:chr m:val="∑"/>
                      <m:limLoc m:val="subSup"/>
                      <m:supHide m:val="1"/>
                      <m:ctrlPr>
                        <w:rPr>
                          <w:rFonts w:ascii="Cambria Math" w:hAnsi="Cambria Math"/>
                          <w:i/>
                        </w:rPr>
                      </m:ctrlPr>
                    </m:naryPr>
                    <m:sub>
                      <m:sSup>
                        <m:sSupPr>
                          <m:ctrlPr>
                            <w:rPr>
                              <w:rFonts w:ascii="Cambria Math" w:hAnsi="Cambria Math"/>
                              <w:i/>
                            </w:rPr>
                          </m:ctrlPr>
                        </m:sSupPr>
                        <m:e>
                          <m:r>
                            <w:rPr>
                              <w:rFonts w:ascii="Cambria Math" w:hAnsi="Cambria Math"/>
                            </w:rPr>
                            <m:t>c</m:t>
                          </m:r>
                        </m:e>
                        <m:sup>
                          <m:r>
                            <w:rPr>
                              <w:rFonts w:ascii="Cambria Math" w:hAnsi="Cambria Math"/>
                            </w:rPr>
                            <m:t>'</m:t>
                          </m:r>
                        </m:sup>
                      </m:sSup>
                    </m:sub>
                    <m:sup/>
                    <m:e>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i/>
                                </w:rPr>
                              </m:ctrlPr>
                            </m:sSubPr>
                            <m:e>
                              <m:r>
                                <w:rPr>
                                  <w:rFonts w:ascii="Cambria Math" w:hAnsi="Cambria Math"/>
                                </w:rPr>
                                <m:t>f</m:t>
                              </m:r>
                            </m:e>
                            <m:sub>
                              <m:sSup>
                                <m:sSupPr>
                                  <m:ctrlPr>
                                    <w:rPr>
                                      <w:rFonts w:ascii="Cambria Math" w:hAnsi="Cambria Math"/>
                                      <w:i/>
                                    </w:rPr>
                                  </m:ctrlPr>
                                </m:sSupPr>
                                <m:e>
                                  <m:r>
                                    <w:rPr>
                                      <w:rFonts w:ascii="Cambria Math" w:hAnsi="Cambria Math"/>
                                    </w:rPr>
                                    <m:t>c</m:t>
                                  </m:r>
                                </m:e>
                                <m:sup>
                                  <m:r>
                                    <w:rPr>
                                      <w:rFonts w:ascii="Cambria Math" w:hAnsi="Cambria Math"/>
                                    </w:rPr>
                                    <m:t>'</m:t>
                                  </m:r>
                                </m:sup>
                              </m:sSup>
                            </m:sub>
                          </m:sSub>
                          <m:r>
                            <w:rPr>
                              <w:rFonts w:ascii="Cambria Math" w:hAnsi="Cambria Math"/>
                            </w:rPr>
                            <m:t>t</m:t>
                          </m:r>
                        </m:sup>
                      </m:sSup>
                    </m:e>
                  </m:nary>
                </m:e>
              </m:func>
            </m:e>
          </m:d>
          <m:r>
            <w:rPr>
              <w:rFonts w:ascii="Cambria Math" w:hAnsi="Cambria Math"/>
            </w:rPr>
            <m:t>≪1</m:t>
          </m:r>
        </m:oMath>
      </m:oMathPara>
    </w:p>
    <w:p w14:paraId="2514287E" w14:textId="7F72CA9A" w:rsidR="00690C47" w:rsidRPr="00E07FB0" w:rsidRDefault="00690C47" w:rsidP="00F01378">
      <w:pPr>
        <w:pStyle w:val="Normal1"/>
        <w:spacing w:line="480" w:lineRule="auto"/>
        <w:jc w:val="both"/>
      </w:pPr>
      <w:r w:rsidRPr="00E07FB0">
        <w:t xml:space="preserve">and </w:t>
      </w:r>
    </w:p>
    <w:p w14:paraId="72359011" w14:textId="2E0AFE43" w:rsidR="00690C47" w:rsidRPr="00E07FB0" w:rsidRDefault="009C1FD2" w:rsidP="00F01378">
      <w:pPr>
        <w:pStyle w:val="Normal1"/>
        <w:spacing w:line="480" w:lineRule="auto"/>
        <w:jc w:val="both"/>
      </w:pPr>
      <m:oMathPara>
        <m:oMathParaPr>
          <m:jc m:val="center"/>
        </m:oMathParaP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t)</m:t>
                  </m:r>
                </m:den>
              </m:f>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nary>
                    <m:naryPr>
                      <m:chr m:val="∑"/>
                      <m:limLoc m:val="subSup"/>
                      <m:supHide m:val="1"/>
                      <m:ctrlPr>
                        <w:rPr>
                          <w:rFonts w:ascii="Cambria Math" w:hAnsi="Cambria Math"/>
                          <w:i/>
                        </w:rPr>
                      </m:ctrlPr>
                    </m:naryPr>
                    <m:sub>
                      <m:sSup>
                        <m:sSupPr>
                          <m:ctrlPr>
                            <w:rPr>
                              <w:rFonts w:ascii="Cambria Math" w:hAnsi="Cambria Math"/>
                              <w:i/>
                            </w:rPr>
                          </m:ctrlPr>
                        </m:sSupPr>
                        <m:e>
                          <m:r>
                            <w:rPr>
                              <w:rFonts w:ascii="Cambria Math" w:hAnsi="Cambria Math"/>
                            </w:rPr>
                            <m:t>c</m:t>
                          </m:r>
                        </m:e>
                        <m:sup>
                          <m:r>
                            <w:rPr>
                              <w:rFonts w:ascii="Cambria Math" w:hAnsi="Cambria Math"/>
                            </w:rPr>
                            <m:t>'</m:t>
                          </m:r>
                        </m:sup>
                      </m:sSup>
                    </m:sub>
                    <m:sup/>
                    <m:e>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i/>
                                </w:rPr>
                              </m:ctrlPr>
                            </m:sSubPr>
                            <m:e>
                              <m:r>
                                <w:rPr>
                                  <w:rFonts w:ascii="Cambria Math" w:hAnsi="Cambria Math"/>
                                </w:rPr>
                                <m:t>f</m:t>
                              </m:r>
                            </m:e>
                            <m:sub>
                              <m:sSup>
                                <m:sSupPr>
                                  <m:ctrlPr>
                                    <w:rPr>
                                      <w:rFonts w:ascii="Cambria Math" w:hAnsi="Cambria Math"/>
                                      <w:i/>
                                    </w:rPr>
                                  </m:ctrlPr>
                                </m:sSupPr>
                                <m:e>
                                  <m:r>
                                    <w:rPr>
                                      <w:rFonts w:ascii="Cambria Math" w:hAnsi="Cambria Math"/>
                                    </w:rPr>
                                    <m:t>c</m:t>
                                  </m:r>
                                </m:e>
                                <m:sup>
                                  <m:r>
                                    <w:rPr>
                                      <w:rFonts w:ascii="Cambria Math" w:hAnsi="Cambria Math"/>
                                    </w:rPr>
                                    <m:t>'</m:t>
                                  </m:r>
                                </m:sup>
                              </m:sSup>
                            </m:sub>
                          </m:sSub>
                          <m:r>
                            <w:rPr>
                              <w:rFonts w:ascii="Cambria Math" w:hAnsi="Cambria Math"/>
                            </w:rPr>
                            <m:t>t</m:t>
                          </m:r>
                        </m:sup>
                      </m:sSup>
                    </m:e>
                  </m:nary>
                </m:e>
              </m:func>
            </m:e>
          </m:d>
          <m:r>
            <w:rPr>
              <w:rFonts w:ascii="Cambria Math" w:hAnsi="Cambria Math"/>
            </w:rPr>
            <m:t>≪1,</m:t>
          </m:r>
        </m:oMath>
      </m:oMathPara>
    </w:p>
    <w:p w14:paraId="76C919B1" w14:textId="37B9A132" w:rsidR="00690C47" w:rsidRPr="00E07FB0" w:rsidRDefault="00690C47" w:rsidP="00F01378">
      <w:pPr>
        <w:pStyle w:val="Normal1"/>
        <w:spacing w:line="480" w:lineRule="auto"/>
        <w:jc w:val="both"/>
      </w:pPr>
      <w:r w:rsidRPr="00E07FB0">
        <w:t xml:space="preserve">and the solution is </w:t>
      </w:r>
    </w:p>
    <w:p w14:paraId="1BEB94D6" w14:textId="78B27E2B" w:rsidR="00690C47" w:rsidRPr="00E07FB0" w:rsidRDefault="009C1FD2" w:rsidP="00F01378">
      <w:pPr>
        <w:pStyle w:val="Normal1"/>
        <w:spacing w:line="480" w:lineRule="auto"/>
        <w:jc w:val="both"/>
      </w:pPr>
      <m:oMathPara>
        <m:oMathParaPr>
          <m:jc m:val="center"/>
        </m:oMathParaP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i/>
                </w:rPr>
              </m:ctrlPr>
            </m:fPr>
            <m:num>
              <m:r>
                <m:rPr>
                  <m:sty m:val="p"/>
                </m:rP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,t</m:t>
                  </m:r>
                </m:e>
              </m:d>
            </m:num>
            <m:den>
              <m:r>
                <m:rPr>
                  <m:nor/>
                </m:rPr>
                <w:rPr>
                  <w:rFonts w:ascii="Cambria Math" w:hAnsi="Cambria Math"/>
                  <w:rPrChange w:id="212" w:author="Amanda Birmingham" w:date="2016-08-31T15:55:00Z">
                    <w:rPr/>
                  </w:rPrChange>
                </w:rPr>
                <m:t>Var</m:t>
              </m:r>
              <m:r>
                <w:rPr>
                  <w:rFonts w:ascii="Cambria Math" w:hAnsi="Cambria Math"/>
                </w:rPr>
                <m:t>(t)</m:t>
              </m:r>
            </m:den>
          </m:f>
          <m:r>
            <w:rPr>
              <w:rFonts w:ascii="Cambria Math" w:hAnsi="Cambria Math"/>
            </w:rPr>
            <m:t>+δ</m:t>
          </m:r>
        </m:oMath>
      </m:oMathPara>
    </w:p>
    <w:p w14:paraId="729F2CF5" w14:textId="5F8C9E3A" w:rsidR="008C110F" w:rsidRPr="00E07FB0" w:rsidRDefault="008C110F" w:rsidP="00F01378">
      <w:pPr>
        <w:pStyle w:val="Normal1"/>
        <w:spacing w:line="480" w:lineRule="auto"/>
        <w:jc w:val="both"/>
      </w:pPr>
      <w:r w:rsidRPr="00E07FB0">
        <w:t xml:space="preserve">and </w:t>
      </w:r>
    </w:p>
    <w:p w14:paraId="236BD4C1" w14:textId="37BC76E5" w:rsidR="008C110F" w:rsidRPr="00E07FB0" w:rsidRDefault="009C1FD2" w:rsidP="00F01378">
      <w:pPr>
        <w:pStyle w:val="Normal1"/>
        <w:spacing w:line="480" w:lineRule="auto"/>
        <w:jc w:val="both"/>
      </w:pPr>
      <m:oMathPara>
        <m:oMathParaPr>
          <m:jc m:val="center"/>
        </m:oMathParaPr>
        <m:oMath>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c</m:t>
                  </m:r>
                </m:sub>
              </m:sSub>
            </m:e>
          </m:bar>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bar>
            <m:barPr>
              <m:pos m:val="top"/>
              <m:ctrlPr>
                <w:rPr>
                  <w:rFonts w:ascii="Cambria Math" w:hAnsi="Cambria Math"/>
                  <w:i/>
                </w:rPr>
              </m:ctrlPr>
            </m:barPr>
            <m:e>
              <m:r>
                <w:rPr>
                  <w:rFonts w:ascii="Cambria Math" w:hAnsi="Cambria Math"/>
                </w:rPr>
                <m:t>t</m:t>
              </m:r>
            </m:e>
          </m:bar>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nary>
                <m:naryPr>
                  <m:chr m:val="∑"/>
                  <m:limLoc m:val="subSup"/>
                  <m:supHide m:val="1"/>
                  <m:ctrlPr>
                    <w:rPr>
                      <w:rFonts w:ascii="Cambria Math" w:hAnsi="Cambria Math"/>
                      <w:i/>
                    </w:rPr>
                  </m:ctrlPr>
                </m:naryPr>
                <m:sub>
                  <m:r>
                    <w:rPr>
                      <w:rFonts w:ascii="Cambria Math" w:hAnsi="Cambria Math"/>
                    </w:rPr>
                    <m:t>c</m:t>
                  </m:r>
                </m:sub>
                <m:sup/>
                <m:e>
                  <m:sSup>
                    <m:sSupPr>
                      <m:ctrlPr>
                        <w:rPr>
                          <w:rFonts w:ascii="Cambria Math" w:hAnsi="Cambria Math"/>
                          <w:i/>
                        </w:rPr>
                      </m:ctrlPr>
                    </m:sSupPr>
                    <m:e>
                      <m:r>
                        <w:rPr>
                          <w:rFonts w:ascii="Cambria Math" w:hAnsi="Cambria Math"/>
                        </w:rPr>
                        <m:t>2</m:t>
                      </m:r>
                    </m:e>
                    <m:sup>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c</m:t>
                              </m:r>
                            </m:sub>
                          </m:sSub>
                        </m:e>
                      </m:bar>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bar>
                        <m:barPr>
                          <m:pos m:val="top"/>
                          <m:ctrlPr>
                            <w:rPr>
                              <w:rFonts w:ascii="Cambria Math" w:hAnsi="Cambria Math"/>
                              <w:i/>
                            </w:rPr>
                          </m:ctrlPr>
                        </m:barPr>
                        <m:e>
                          <m:r>
                            <w:rPr>
                              <w:rFonts w:ascii="Cambria Math" w:hAnsi="Cambria Math"/>
                            </w:rPr>
                            <m:t>t</m:t>
                          </m:r>
                        </m:e>
                      </m:bar>
                    </m:sup>
                  </m:sSup>
                </m:e>
              </m:nary>
              <m:r>
                <w:rPr>
                  <w:rFonts w:ascii="Cambria Math" w:hAnsi="Cambria Math"/>
                </w:rPr>
                <m:t>,</m:t>
              </m:r>
            </m:e>
          </m:func>
        </m:oMath>
      </m:oMathPara>
    </w:p>
    <w:p w14:paraId="2EFA42B7" w14:textId="77777777" w:rsidR="00D72735" w:rsidRDefault="00BD58B1" w:rsidP="00F01378">
      <w:pPr>
        <w:pStyle w:val="Normal1"/>
        <w:spacing w:line="480" w:lineRule="auto"/>
        <w:jc w:val="both"/>
        <w:rPr>
          <w:ins w:id="213" w:author="Amanda Birmingham" w:date="2016-08-31T15:56:00Z"/>
        </w:rPr>
      </w:pPr>
      <w:r w:rsidRPr="00E07FB0">
        <w:t>where the bar indicates mean over time</w:t>
      </w:r>
      <w:r w:rsidR="009C5CCC" w:rsidRPr="00E07FB0">
        <w:t xml:space="preserve"> points</w:t>
      </w:r>
      <w:r w:rsidRPr="00E07FB0">
        <w:t xml:space="preserve">. </w:t>
      </w:r>
      <m:oMath>
        <m:sSub>
          <m:sSubPr>
            <m:ctrlPr>
              <w:rPr>
                <w:rFonts w:ascii="Cambria Math" w:hAnsi="Cambria Math"/>
                <w:i/>
              </w:rPr>
            </m:ctrlPr>
          </m:sSubPr>
          <m:e>
            <m:r>
              <w:rPr>
                <w:rFonts w:ascii="Cambria Math" w:hAnsi="Cambria Math"/>
              </w:rPr>
              <m:t>a</m:t>
            </m:r>
          </m:e>
          <m:sub>
            <m:r>
              <w:rPr>
                <w:rFonts w:ascii="Cambria Math" w:hAnsi="Cambria Math"/>
              </w:rPr>
              <m:t>c</m:t>
            </m:r>
          </m:sub>
        </m:sSub>
      </m:oMath>
      <w:r w:rsidRPr="00E07FB0">
        <w:t xml:space="preserve"> do not depend on the choice of </w:t>
      </w:r>
      <m:oMath>
        <m:r>
          <w:rPr>
            <w:rFonts w:ascii="Cambria Math" w:hAnsi="Cambria Math"/>
          </w:rPr>
          <m:t>δ</m:t>
        </m:r>
      </m:oMath>
      <w:r w:rsidR="00765376" w:rsidRPr="00E07FB0">
        <w:t xml:space="preserve">. </w:t>
      </w:r>
    </w:p>
    <w:p w14:paraId="6E3B33FE" w14:textId="51DE372D" w:rsidR="00491D91" w:rsidRPr="00E07FB0" w:rsidRDefault="00765376">
      <w:pPr>
        <w:pStyle w:val="Normal1"/>
        <w:spacing w:line="480" w:lineRule="auto"/>
        <w:ind w:firstLine="720"/>
        <w:jc w:val="both"/>
        <w:pPrChange w:id="214" w:author="Amanda Birmingham" w:date="2016-08-31T15:56:00Z">
          <w:pPr>
            <w:pStyle w:val="Normal1"/>
            <w:spacing w:line="480" w:lineRule="auto"/>
            <w:jc w:val="both"/>
          </w:pPr>
        </w:pPrChange>
      </w:pPr>
      <w:r w:rsidRPr="00E07FB0">
        <w:t xml:space="preserve">Once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Pr="00E07FB0">
        <w:t xml:space="preserve"> are known, we find the probe-level fitnesses and probe-level interactions as follows. As each construct contains two gRNA probes, </w:t>
      </w:r>
      <m:oMath>
        <m:r>
          <w:rPr>
            <w:rFonts w:ascii="Cambria Math" w:hAnsi="Cambria Math"/>
          </w:rPr>
          <m:t>p</m:t>
        </m:r>
      </m:oMath>
      <w:r w:rsidR="00A46876" w:rsidRPr="00E07FB0">
        <w:t xml:space="preserve"> and </w:t>
      </w:r>
      <m:oMath>
        <m:r>
          <w:rPr>
            <w:rFonts w:ascii="Cambria Math" w:hAnsi="Cambria Math"/>
          </w:rPr>
          <m:t>p’</m:t>
        </m:r>
      </m:oMath>
      <w:r w:rsidR="00A46876" w:rsidRPr="00E07FB0">
        <w:t xml:space="preserve">, </w:t>
      </w:r>
      <w:r w:rsidRPr="00E07FB0">
        <w:t>we write</w:t>
      </w:r>
    </w:p>
    <w:p w14:paraId="423662B8" w14:textId="1990EAE9" w:rsidR="00765376" w:rsidRPr="00E07FB0" w:rsidRDefault="009C1FD2">
      <w:pPr>
        <w:pStyle w:val="Normal1"/>
        <w:spacing w:line="480" w:lineRule="auto"/>
        <w:jc w:val="center"/>
        <w:pPrChange w:id="215" w:author="Amanda Birmingham" w:date="2016-08-31T15:56:00Z">
          <w:pPr>
            <w:pStyle w:val="Normal1"/>
            <w:spacing w:line="480" w:lineRule="auto"/>
            <w:jc w:val="both"/>
          </w:pPr>
        </w:pPrChange>
      </w:pP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pp'</m:t>
            </m:r>
          </m:sub>
        </m:sSub>
      </m:oMath>
      <w:r w:rsidR="00127A5B" w:rsidRPr="00E07FB0">
        <w:tab/>
        <w:t>(2)</w:t>
      </w:r>
    </w:p>
    <w:p w14:paraId="699E8488" w14:textId="1D03BAA8" w:rsidR="00A46876" w:rsidRPr="00E07FB0" w:rsidRDefault="00A46876" w:rsidP="00F01378">
      <w:pPr>
        <w:pStyle w:val="Normal1"/>
        <w:spacing w:line="480" w:lineRule="auto"/>
        <w:jc w:val="both"/>
      </w:pPr>
      <w:r w:rsidRPr="00E07FB0">
        <w:t xml:space="preserve">where </w:t>
      </w:r>
      <m:oMath>
        <m:sSub>
          <m:sSubPr>
            <m:ctrlPr>
              <w:rPr>
                <w:rFonts w:ascii="Cambria Math" w:hAnsi="Cambria Math"/>
                <w:i/>
              </w:rPr>
            </m:ctrlPr>
          </m:sSubPr>
          <m:e>
            <m:r>
              <w:rPr>
                <w:rFonts w:ascii="Cambria Math" w:hAnsi="Cambria Math"/>
              </w:rPr>
              <m:t>π</m:t>
            </m:r>
          </m:e>
          <m:sub>
            <m:r>
              <w:rPr>
                <w:rFonts w:ascii="Cambria Math" w:hAnsi="Cambria Math"/>
              </w:rPr>
              <m:t>pp'</m:t>
            </m:r>
          </m:sub>
        </m:sSub>
      </m:oMath>
      <w:r w:rsidRPr="00E07FB0">
        <w:t xml:space="preserve"> is the probe-level interaction. As there are </w:t>
      </w:r>
      <m:oMath>
        <m:r>
          <w:rPr>
            <w:rFonts w:ascii="Cambria Math" w:hAnsi="Cambria Math"/>
          </w:rPr>
          <m:t>n=74</m:t>
        </m:r>
      </m:oMath>
      <w:r w:rsidRPr="00E07FB0">
        <w:t xml:space="preserve"> “genes” in the CV4 panel (73 genes and one null </w:t>
      </w:r>
      <w:r w:rsidR="007A560D" w:rsidRPr="00E07FB0">
        <w:t>“</w:t>
      </w:r>
      <w:r w:rsidRPr="00E07FB0">
        <w:t>gene</w:t>
      </w:r>
      <w:r w:rsidR="007A560D" w:rsidRPr="00E07FB0">
        <w:t>”</w:t>
      </w:r>
      <w:r w:rsidRPr="00E07FB0">
        <w:t xml:space="preserve">), each represented by three distinct probes, there are a total of </w:t>
      </w:r>
      <m:oMath>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n(n-1)/2=24309</m:t>
        </m:r>
      </m:oMath>
      <w:r w:rsidR="00127A5B" w:rsidRPr="00E07FB0">
        <w:t xml:space="preserve"> constructs. Each probe is effectively replicated </w:t>
      </w:r>
      <m:oMath>
        <m:r>
          <w:rPr>
            <w:rFonts w:ascii="Cambria Math" w:hAnsi="Cambria Math"/>
          </w:rPr>
          <m:t>3</m:t>
        </m:r>
        <m:d>
          <m:dPr>
            <m:ctrlPr>
              <w:rPr>
                <w:rFonts w:ascii="Cambria Math" w:hAnsi="Cambria Math"/>
                <w:i/>
              </w:rPr>
            </m:ctrlPr>
          </m:dPr>
          <m:e>
            <m:r>
              <w:rPr>
                <w:rFonts w:ascii="Cambria Math" w:hAnsi="Cambria Math"/>
              </w:rPr>
              <m:t>n-1</m:t>
            </m:r>
          </m:e>
        </m:d>
        <m:r>
          <w:rPr>
            <w:rFonts w:ascii="Cambria Math" w:hAnsi="Cambria Math"/>
          </w:rPr>
          <m:t>=219</m:t>
        </m:r>
      </m:oMath>
      <w:r w:rsidR="00127A5B" w:rsidRPr="00E07FB0">
        <w:t xml:space="preserve"> times as it appears in as many equations. The probe-level </w:t>
      </w:r>
      <m:oMath>
        <m:r>
          <w:rPr>
            <w:rFonts w:ascii="Cambria Math" w:hAnsi="Cambria Math"/>
          </w:rPr>
          <m:t>π</m:t>
        </m:r>
      </m:oMath>
      <w:r w:rsidR="00127A5B" w:rsidRPr="00E07FB0">
        <w:t xml:space="preserve">-scores are as unique as the construct fitnesses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oMath>
      <w:r w:rsidR="00127A5B" w:rsidRPr="00E07FB0">
        <w:t xml:space="preserve"> The probe fitnesses are found by robust fitting of Eq. (2). The probe-level </w:t>
      </w:r>
      <m:oMath>
        <m:r>
          <w:rPr>
            <w:rFonts w:ascii="Cambria Math" w:hAnsi="Cambria Math"/>
          </w:rPr>
          <m:t>π</m:t>
        </m:r>
      </m:oMath>
      <w:r w:rsidR="00127A5B" w:rsidRPr="00E07FB0">
        <w:t xml:space="preserve">-scores </w:t>
      </w:r>
      <w:r w:rsidR="000703CB" w:rsidRPr="00E07FB0">
        <w:t>are the</w:t>
      </w:r>
      <w:r w:rsidR="00127A5B" w:rsidRPr="00E07FB0">
        <w:t xml:space="preserve"> residuals of the robust fit. </w:t>
      </w:r>
    </w:p>
    <w:p w14:paraId="08EBD038" w14:textId="2FD6AC57" w:rsidR="00765376" w:rsidRPr="00E07FB0" w:rsidRDefault="006F54B2" w:rsidP="006D5776">
      <w:pPr>
        <w:spacing w:line="480" w:lineRule="auto"/>
        <w:ind w:firstLine="720"/>
        <w:jc w:val="both"/>
      </w:pPr>
      <w:r w:rsidRPr="00E07FB0">
        <w:t xml:space="preserve">We have found that inclusion of all data points </w:t>
      </w:r>
      <w:r w:rsidR="001A1F17" w:rsidRPr="00E07FB0">
        <w:t xml:space="preserve">in fitting </w:t>
      </w:r>
      <w:r w:rsidRPr="00E07FB0">
        <w:t xml:space="preserve">leads to </w:t>
      </w:r>
      <w:r w:rsidR="001A1F17" w:rsidRPr="00E07FB0">
        <w:t xml:space="preserve">an unacceptably </w:t>
      </w:r>
      <w:r w:rsidRPr="00E07FB0">
        <w:t xml:space="preserve">large variance in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Pr="00E07FB0">
        <w:t xml:space="preserve"> between replicates. The problem can be traced to data points from undersampled constructs, and disappears when we use only points above a certain threshold (</w:t>
      </w:r>
      <w:ins w:id="216" w:author="Amanda Birmingham" w:date="2016-08-31T15:58:00Z">
        <w:r w:rsidR="00773207" w:rsidRPr="00D95FFB">
          <w:rPr>
            <w:b/>
            <w:color w:val="auto"/>
          </w:rPr>
          <w:t xml:space="preserve">Supplementary Figure </w:t>
        </w:r>
      </w:ins>
      <w:del w:id="217" w:author="Amanda Birmingham" w:date="2016-08-31T15:58:00Z">
        <w:r w:rsidRPr="00773207" w:rsidDel="00773207">
          <w:rPr>
            <w:b/>
            <w:rPrChange w:id="218" w:author="Amanda Birmingham" w:date="2016-08-31T15:58:00Z">
              <w:rPr/>
            </w:rPrChange>
          </w:rPr>
          <w:delText>Fig. S</w:delText>
        </w:r>
      </w:del>
      <w:r w:rsidR="006D5776" w:rsidRPr="00773207">
        <w:rPr>
          <w:b/>
          <w:rPrChange w:id="219" w:author="Amanda Birmingham" w:date="2016-08-31T15:58:00Z">
            <w:rPr/>
          </w:rPrChange>
        </w:rPr>
        <w:t>4</w:t>
      </w:r>
      <w:r w:rsidRPr="00E07FB0">
        <w:t xml:space="preserve">). The threshold depends mainly on the size of the sample (number of cells) </w:t>
      </w:r>
      <w:r w:rsidR="000703CB" w:rsidRPr="00E07FB0">
        <w:t>collected</w:t>
      </w:r>
      <w:r w:rsidRPr="00E07FB0">
        <w:t xml:space="preserve"> at a given time in relation to the size of the viral library and</w:t>
      </w:r>
      <w:ins w:id="220" w:author="Amanda Birmingham" w:date="2016-08-31T15:59:00Z">
        <w:r w:rsidR="00773207">
          <w:t xml:space="preserve"> </w:t>
        </w:r>
      </w:ins>
      <w:del w:id="221" w:author="Amanda Birmingham" w:date="2016-08-31T15:59:00Z">
        <w:r w:rsidRPr="00E07FB0" w:rsidDel="00773207">
          <w:delText xml:space="preserve">, </w:delText>
        </w:r>
        <w:r w:rsidR="008146A2" w:rsidRPr="00E07FB0" w:rsidDel="00773207">
          <w:delText>lastly</w:delText>
        </w:r>
        <w:r w:rsidRPr="00E07FB0" w:rsidDel="00773207">
          <w:delText xml:space="preserve">, </w:delText>
        </w:r>
      </w:del>
      <w:r w:rsidRPr="00E07FB0">
        <w:t xml:space="preserve">on the depth of sequencing. We note that the left-most peak in the histograms of </w:t>
      </w:r>
      <w:ins w:id="222" w:author="Amanda Birmingham" w:date="2016-08-31T15:59:00Z">
        <w:r w:rsidR="00773207" w:rsidRPr="00D95FFB">
          <w:rPr>
            <w:b/>
            <w:color w:val="auto"/>
          </w:rPr>
          <w:t xml:space="preserve">Supplementary Figure </w:t>
        </w:r>
        <w:r w:rsidR="00773207" w:rsidRPr="00BE09E5">
          <w:rPr>
            <w:b/>
          </w:rPr>
          <w:t>4</w:t>
        </w:r>
        <w:r w:rsidR="00773207">
          <w:rPr>
            <w:b/>
          </w:rPr>
          <w:t xml:space="preserve"> </w:t>
        </w:r>
      </w:ins>
      <w:del w:id="223" w:author="Amanda Birmingham" w:date="2016-08-31T15:59:00Z">
        <w:r w:rsidRPr="00E07FB0" w:rsidDel="00773207">
          <w:delText>Fig. S</w:delText>
        </w:r>
        <w:r w:rsidR="006D5776" w:rsidDel="00773207">
          <w:delText>4</w:delText>
        </w:r>
        <w:r w:rsidRPr="00E07FB0" w:rsidDel="00773207">
          <w:delText xml:space="preserve"> </w:delText>
        </w:r>
      </w:del>
      <w:r w:rsidRPr="00E07FB0">
        <w:t>contains constructs with zero counts in the sequencing. The</w:t>
      </w:r>
      <w:r w:rsidR="000157BF" w:rsidRPr="00E07FB0">
        <w:t>ir</w:t>
      </w:r>
      <w:r w:rsidRPr="00E07FB0">
        <w:t xml:space="preserve"> </w:t>
      </w:r>
      <w:commentRangeStart w:id="224"/>
      <m:oMath>
        <m:r>
          <w:rPr>
            <w:rFonts w:ascii="Cambria Math" w:hAnsi="Cambria Math"/>
          </w:rPr>
          <m:t>X</m:t>
        </m:r>
        <w:commentRangeEnd w:id="224"/>
        <m:r>
          <m:rPr>
            <m:sty m:val="p"/>
          </m:rPr>
          <w:rPr>
            <w:rStyle w:val="CommentReference"/>
          </w:rPr>
          <w:commentReference w:id="224"/>
        </m:r>
      </m:oMath>
      <w:r w:rsidR="00981A71" w:rsidRPr="00E07FB0">
        <w:t xml:space="preserve"> coordinate</w:t>
      </w:r>
      <w:r w:rsidRPr="00E07FB0">
        <w:t xml:space="preserve"> </w:t>
      </w:r>
      <w:r w:rsidR="000157BF" w:rsidRPr="00E07FB0">
        <w:t>corresponds to a pseudo-count of 1 introduced only to visua</w:t>
      </w:r>
      <w:r w:rsidR="008146A2" w:rsidRPr="00E07FB0">
        <w:t>lize this sub-popula</w:t>
      </w:r>
      <w:r w:rsidR="00981A71" w:rsidRPr="00E07FB0">
        <w:t>tion in the histogram plots. </w:t>
      </w:r>
      <w:commentRangeStart w:id="225"/>
      <w:r w:rsidR="00981A71" w:rsidRPr="00E07FB0">
        <w:t>It</w:t>
      </w:r>
      <w:commentRangeEnd w:id="225"/>
      <w:r w:rsidR="00773207">
        <w:rPr>
          <w:rStyle w:val="CommentReference"/>
        </w:rPr>
        <w:commentReference w:id="225"/>
      </w:r>
      <w:r w:rsidR="008146A2" w:rsidRPr="00E07FB0">
        <w:t xml:space="preserve"> is</w:t>
      </w:r>
      <w:r w:rsidR="000157BF" w:rsidRPr="00E07FB0">
        <w:t xml:space="preserve"> arbitrary and therefore should not be used for fitting the m</w:t>
      </w:r>
      <w:r w:rsidR="00981A71" w:rsidRPr="00E07FB0">
        <w:t>odel. By extension, very low count values</w:t>
      </w:r>
      <w:r w:rsidR="000157BF" w:rsidRPr="00E07FB0">
        <w:t xml:space="preserve"> should </w:t>
      </w:r>
      <w:r w:rsidR="000157BF" w:rsidRPr="00E07FB0">
        <w:lastRenderedPageBreak/>
        <w:t xml:space="preserve">also be viewed as non-representative and should be dropped from the model. We set a threshold </w:t>
      </w:r>
      <w:r w:rsidR="008146A2" w:rsidRPr="00E07FB0">
        <w:t>for</w:t>
      </w:r>
      <w:r w:rsidR="000157BF" w:rsidRPr="00E07FB0">
        <w:t xml:space="preserve"> every time point (red lines in </w:t>
      </w:r>
      <w:ins w:id="226" w:author="Amanda Birmingham" w:date="2016-08-31T16:00:00Z">
        <w:r w:rsidR="00773207" w:rsidRPr="00D95FFB">
          <w:rPr>
            <w:b/>
            <w:color w:val="auto"/>
          </w:rPr>
          <w:t xml:space="preserve">Supplementary Figure </w:t>
        </w:r>
        <w:r w:rsidR="00773207" w:rsidRPr="00BE09E5">
          <w:rPr>
            <w:b/>
          </w:rPr>
          <w:t>4</w:t>
        </w:r>
      </w:ins>
      <w:del w:id="227" w:author="Amanda Birmingham" w:date="2016-08-31T16:00:00Z">
        <w:r w:rsidR="000157BF" w:rsidRPr="00E07FB0" w:rsidDel="00773207">
          <w:delText>Fig. S</w:delText>
        </w:r>
        <w:r w:rsidR="006D5776" w:rsidDel="00773207">
          <w:delText>4</w:delText>
        </w:r>
      </w:del>
      <w:r w:rsidR="000157BF" w:rsidRPr="00E07FB0">
        <w:t>)</w:t>
      </w:r>
      <w:r w:rsidR="008146A2" w:rsidRPr="00E07FB0">
        <w:t>,</w:t>
      </w:r>
      <w:r w:rsidR="000157BF" w:rsidRPr="00E07FB0">
        <w:t xml:space="preserve"> below which the data are ignored </w:t>
      </w:r>
      <w:del w:id="228" w:author="Amanda Birmingham" w:date="2016-08-31T16:00:00Z">
        <w:r w:rsidR="000157BF" w:rsidRPr="00E07FB0" w:rsidDel="00773207">
          <w:delText xml:space="preserve">for </w:delText>
        </w:r>
      </w:del>
      <w:ins w:id="229" w:author="Amanda Birmingham" w:date="2016-08-31T16:00:00Z">
        <w:r w:rsidR="00773207">
          <w:t>during</w:t>
        </w:r>
        <w:r w:rsidR="00773207" w:rsidRPr="00E07FB0">
          <w:t xml:space="preserve"> </w:t>
        </w:r>
      </w:ins>
      <w:r w:rsidR="000157BF" w:rsidRPr="00E07FB0">
        <w:t xml:space="preserve">fitting. The thresholds chosen are </w:t>
      </w:r>
      <w:commentRangeStart w:id="230"/>
      <w:r w:rsidR="000157BF" w:rsidRPr="00E07FB0">
        <w:t xml:space="preserve">admittedly somewhat subjective </w:t>
      </w:r>
      <w:commentRangeEnd w:id="230"/>
      <w:r w:rsidR="00773207">
        <w:rPr>
          <w:rStyle w:val="CommentReference"/>
        </w:rPr>
        <w:commentReference w:id="230"/>
      </w:r>
      <w:r w:rsidR="000157BF" w:rsidRPr="00E07FB0">
        <w:t>but they are chosen to be as low as possible</w:t>
      </w:r>
      <w:r w:rsidR="001A1F17" w:rsidRPr="00E07FB0">
        <w:t xml:space="preserve"> while keeping</w:t>
      </w:r>
      <w:r w:rsidR="000157BF" w:rsidRPr="00E07FB0">
        <w:t xml:space="preserve"> the variance artifacts under control.</w:t>
      </w:r>
      <w:r w:rsidR="008146A2" w:rsidRPr="00E07FB0">
        <w:t xml:space="preserve"> </w:t>
      </w:r>
      <w:r w:rsidR="001A1F17" w:rsidRPr="00E07FB0">
        <w:t xml:space="preserve">Note </w:t>
      </w:r>
      <w:r w:rsidR="00981A71" w:rsidRPr="00E07FB0">
        <w:t xml:space="preserve">also </w:t>
      </w:r>
      <w:r w:rsidR="001A1F17" w:rsidRPr="00E07FB0">
        <w:t xml:space="preserve">that the right tail of these histograms </w:t>
      </w:r>
      <w:del w:id="231" w:author="Amanda Birmingham" w:date="2016-08-31T16:02:00Z">
        <w:r w:rsidR="001A1F17" w:rsidRPr="00E07FB0" w:rsidDel="00773207">
          <w:delText>is mov</w:delText>
        </w:r>
        <w:r w:rsidR="00981A71" w:rsidRPr="00E07FB0" w:rsidDel="00773207">
          <w:delText>ing</w:delText>
        </w:r>
      </w:del>
      <w:ins w:id="232" w:author="Amanda Birmingham" w:date="2016-08-31T16:02:00Z">
        <w:r w:rsidR="00773207">
          <w:t>moves</w:t>
        </w:r>
      </w:ins>
      <w:r w:rsidR="00981A71" w:rsidRPr="00E07FB0">
        <w:t xml:space="preserve"> to the right with time</w:t>
      </w:r>
      <w:r w:rsidR="001A1F17" w:rsidRPr="00E07FB0">
        <w:t xml:space="preserve"> – this is due to the fastest-growing subpopulations taking progressively larger fraction of the cells sampled. Also re</w:t>
      </w:r>
      <w:r w:rsidR="00765376" w:rsidRPr="00E07FB0">
        <w:t>lated is the fact that the</w:t>
      </w:r>
      <w:r w:rsidR="001A1F17" w:rsidRPr="00E07FB0">
        <w:t xml:space="preserve"> peak </w:t>
      </w:r>
      <w:r w:rsidR="00765376" w:rsidRPr="00E07FB0">
        <w:t xml:space="preserve">of zero counts </w:t>
      </w:r>
      <w:r w:rsidR="001A1F17" w:rsidRPr="00E07FB0">
        <w:t xml:space="preserve">becomes taller as </w:t>
      </w:r>
      <w:del w:id="233" w:author="Amanda Birmingham" w:date="2016-08-31T16:02:00Z">
        <w:r w:rsidR="001A1F17" w:rsidRPr="00E07FB0" w:rsidDel="00773207">
          <w:delText>t</w:delText>
        </w:r>
        <w:r w:rsidR="00765376" w:rsidRPr="00E07FB0" w:rsidDel="00773207">
          <w:delText xml:space="preserve">he </w:delText>
        </w:r>
      </w:del>
      <w:r w:rsidR="00765376" w:rsidRPr="00E07FB0">
        <w:t xml:space="preserve">smaller sub-populations are outcompeted by </w:t>
      </w:r>
      <w:del w:id="234" w:author="Amanda Birmingham" w:date="2016-08-31T16:02:00Z">
        <w:r w:rsidR="00765376" w:rsidRPr="00E07FB0" w:rsidDel="00773207">
          <w:delText xml:space="preserve">the </w:delText>
        </w:r>
      </w:del>
      <w:r w:rsidR="00765376" w:rsidRPr="00E07FB0">
        <w:t xml:space="preserve">faster growing ones and </w:t>
      </w:r>
      <w:del w:id="235" w:author="Amanda Birmingham" w:date="2016-08-31T16:02:00Z">
        <w:r w:rsidR="00765376" w:rsidRPr="00E07FB0" w:rsidDel="00773207">
          <w:delText xml:space="preserve">they </w:delText>
        </w:r>
      </w:del>
      <w:ins w:id="236" w:author="Amanda Birmingham" w:date="2016-08-31T16:02:00Z">
        <w:r w:rsidR="00773207">
          <w:t>thus</w:t>
        </w:r>
        <w:r w:rsidR="00773207" w:rsidRPr="00E07FB0">
          <w:t xml:space="preserve"> </w:t>
        </w:r>
      </w:ins>
      <w:r w:rsidR="00765376" w:rsidRPr="00E07FB0">
        <w:t xml:space="preserve">tend to become undersampled. </w:t>
      </w:r>
    </w:p>
    <w:p w14:paraId="2165C70D" w14:textId="50FD0DD5" w:rsidR="009C6C69" w:rsidRPr="00E07FB0" w:rsidRDefault="001E1D80" w:rsidP="00F01378">
      <w:pPr>
        <w:spacing w:line="480" w:lineRule="auto"/>
        <w:jc w:val="both"/>
      </w:pPr>
      <w:r w:rsidRPr="00E07FB0">
        <w:tab/>
      </w:r>
      <w:ins w:id="237" w:author="Amanda Birmingham" w:date="2016-08-31T16:02:00Z">
        <w:r w:rsidR="00773207" w:rsidRPr="00D95FFB">
          <w:rPr>
            <w:b/>
            <w:color w:val="auto"/>
          </w:rPr>
          <w:t xml:space="preserve">Supplementary Figure </w:t>
        </w:r>
        <w:r w:rsidR="00773207">
          <w:rPr>
            <w:b/>
          </w:rPr>
          <w:t>5</w:t>
        </w:r>
      </w:ins>
      <w:ins w:id="238" w:author="Amanda Birmingham" w:date="2016-08-31T16:10:00Z">
        <w:r w:rsidR="00AA4D10">
          <w:rPr>
            <w:b/>
          </w:rPr>
          <w:t>A</w:t>
        </w:r>
      </w:ins>
      <w:ins w:id="239" w:author="Amanda Birmingham" w:date="2016-08-31T16:02:00Z">
        <w:r w:rsidR="00773207">
          <w:rPr>
            <w:b/>
          </w:rPr>
          <w:t xml:space="preserve"> </w:t>
        </w:r>
      </w:ins>
      <w:del w:id="240" w:author="Amanda Birmingham" w:date="2016-08-31T16:02:00Z">
        <w:r w:rsidRPr="00E07FB0" w:rsidDel="00773207">
          <w:delText>Figure S</w:delText>
        </w:r>
        <w:r w:rsidR="006D5776" w:rsidDel="00773207">
          <w:delText>5</w:delText>
        </w:r>
        <w:r w:rsidRPr="00E07FB0" w:rsidDel="00773207">
          <w:delText xml:space="preserve"> </w:delText>
        </w:r>
      </w:del>
      <w:r w:rsidRPr="00E07FB0">
        <w:t xml:space="preserve">shows </w:t>
      </w:r>
      <w:del w:id="241" w:author="Amanda Birmingham" w:date="2016-08-31T16:03:00Z">
        <w:r w:rsidRPr="00E07FB0" w:rsidDel="00773207">
          <w:delText xml:space="preserve">the </w:delText>
        </w:r>
      </w:del>
      <w:ins w:id="242" w:author="Amanda Birmingham" w:date="2016-08-31T16:03:00Z">
        <w:r w:rsidR="00773207">
          <w:t>a</w:t>
        </w:r>
        <w:r w:rsidR="00773207" w:rsidRPr="00E07FB0">
          <w:t xml:space="preserve"> </w:t>
        </w:r>
      </w:ins>
      <w:r w:rsidRPr="00E07FB0">
        <w:t xml:space="preserve">replicate plot of probe-level fitnesses. Each gene is represented by three probes. We highlight three “genes” – the null gene as well as two genes with large positive and negative probe fitnesses. The origin is set to the center of mass of the null probes by a choice of </w:t>
      </w:r>
      <m:oMath>
        <m:r>
          <w:rPr>
            <w:rFonts w:ascii="Cambria Math" w:hAnsi="Cambria Math"/>
          </w:rPr>
          <m:t>δ</m:t>
        </m:r>
      </m:oMath>
      <w:r w:rsidRPr="00E07FB0">
        <w:t xml:space="preserve">. </w:t>
      </w:r>
      <w:del w:id="243" w:author="Amanda Birmingham" w:date="2016-08-31T16:03:00Z">
        <w:r w:rsidRPr="00E07FB0" w:rsidDel="00773207">
          <w:delText>It is reassuring that</w:delText>
        </w:r>
      </w:del>
      <w:ins w:id="244" w:author="Amanda Birmingham" w:date="2016-08-31T16:03:00Z">
        <w:r w:rsidR="00773207">
          <w:t>Reassuringly,</w:t>
        </w:r>
      </w:ins>
      <w:r w:rsidRPr="00E07FB0">
        <w:t xml:space="preserve"> the null probes cluster closely together. It is true of almost all genes that one of the three probes is not performing very well</w:t>
      </w:r>
      <w:del w:id="245" w:author="Amanda Birmingham" w:date="2016-08-31T16:04:00Z">
        <w:r w:rsidRPr="00E07FB0" w:rsidDel="00773207">
          <w:delText>,</w:delText>
        </w:r>
      </w:del>
      <w:r w:rsidRPr="00E07FB0">
        <w:t xml:space="preserve"> and </w:t>
      </w:r>
      <w:ins w:id="246" w:author="Amanda Birmingham" w:date="2016-08-31T16:04:00Z">
        <w:r w:rsidR="00773207">
          <w:t xml:space="preserve">that </w:t>
        </w:r>
      </w:ins>
      <w:r w:rsidRPr="00E07FB0">
        <w:t>the median probe splits the difference. In order to not dilute the signal with underperforming</w:t>
      </w:r>
      <w:r w:rsidR="00E11119" w:rsidRPr="00E07FB0">
        <w:t xml:space="preserve"> probes, we rank the probes as </w:t>
      </w:r>
      <m:oMath>
        <m:r>
          <w:rPr>
            <w:rFonts w:ascii="Cambria Math" w:hAnsi="Cambria Math"/>
          </w:rPr>
          <m:t>r(p)∈</m:t>
        </m:r>
        <m:d>
          <m:dPr>
            <m:begChr m:val="{"/>
            <m:endChr m:val="}"/>
            <m:ctrlPr>
              <w:rPr>
                <w:rFonts w:ascii="Cambria Math" w:hAnsi="Cambria Math"/>
                <w:i/>
              </w:rPr>
            </m:ctrlPr>
          </m:dPr>
          <m:e>
            <m:r>
              <w:rPr>
                <w:rFonts w:ascii="Cambria Math" w:hAnsi="Cambria Math"/>
              </w:rPr>
              <m:t>0,1,2</m:t>
            </m:r>
          </m:e>
        </m:d>
      </m:oMath>
      <w:r w:rsidRPr="00E07FB0">
        <w:t xml:space="preserve"> in ascending order of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p</m:t>
                </m:r>
              </m:sub>
            </m:sSub>
          </m:e>
        </m:d>
      </m:oMath>
      <w:r w:rsidRPr="00E07FB0">
        <w:t xml:space="preserve">. </w:t>
      </w:r>
      <w:r w:rsidR="00F01CB4" w:rsidRPr="00E07FB0">
        <w:t xml:space="preserve">The ranks </w:t>
      </w:r>
      <w:r w:rsidR="00E11119" w:rsidRPr="00E07FB0">
        <w:t>define weights for averaging as follows: the gene-level fitnesses are calculated as</w:t>
      </w:r>
      <w:r w:rsidR="009C6C69" w:rsidRPr="00E07FB0">
        <w:t xml:space="preserve"> the weighted means</w:t>
      </w:r>
    </w:p>
    <w:p w14:paraId="0073A6FE" w14:textId="5891F2D9" w:rsidR="001E1D80" w:rsidRPr="00E07FB0" w:rsidRDefault="00E11119" w:rsidP="00F01378">
      <w:pPr>
        <w:spacing w:line="480" w:lineRule="auto"/>
        <w:jc w:val="both"/>
      </w:pPr>
      <w:r w:rsidRPr="00E07FB0">
        <w:t xml:space="preserve"> </w:t>
      </w:r>
    </w:p>
    <w:p w14:paraId="34F32DBA" w14:textId="435AD147" w:rsidR="00296ABD" w:rsidRPr="00E07FB0" w:rsidRDefault="009C1FD2" w:rsidP="00F01378">
      <w:pPr>
        <w:spacing w:line="480" w:lineRule="auto"/>
        <w:jc w:val="both"/>
      </w:pPr>
      <m:oMathPara>
        <m:oMathParaPr>
          <m:jc m:val="center"/>
        </m:oMathParaPr>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t>
          </m:r>
          <m:f>
            <m:fPr>
              <m:type m:val="lin"/>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p∈p</m:t>
                  </m:r>
                  <m:d>
                    <m:dPr>
                      <m:ctrlPr>
                        <w:rPr>
                          <w:rFonts w:ascii="Cambria Math" w:hAnsi="Cambria Math"/>
                          <w:i/>
                        </w:rPr>
                      </m:ctrlPr>
                    </m:dPr>
                    <m:e>
                      <m:r>
                        <w:rPr>
                          <w:rFonts w:ascii="Cambria Math" w:hAnsi="Cambria Math"/>
                        </w:rPr>
                        <m:t>g</m:t>
                      </m:r>
                    </m:e>
                  </m:d>
                </m:sub>
                <m:sup/>
                <m:e>
                  <m:sSup>
                    <m:sSupPr>
                      <m:ctrlPr>
                        <w:rPr>
                          <w:rFonts w:ascii="Cambria Math" w:hAnsi="Cambria Math"/>
                          <w:i/>
                        </w:rPr>
                      </m:ctrlPr>
                    </m:sSupPr>
                    <m:e>
                      <m:r>
                        <w:rPr>
                          <w:rFonts w:ascii="Cambria Math" w:hAnsi="Cambria Math"/>
                        </w:rPr>
                        <m:t>r</m:t>
                      </m:r>
                    </m:e>
                    <m:sup>
                      <m:r>
                        <w:rPr>
                          <w:rFonts w:ascii="Cambria Math" w:hAnsi="Cambria Math"/>
                        </w:rPr>
                        <m:t>2</m:t>
                      </m:r>
                    </m:sup>
                  </m:sSup>
                  <m:d>
                    <m:dPr>
                      <m:ctrlPr>
                        <w:rPr>
                          <w:rFonts w:ascii="Cambria Math" w:hAnsi="Cambria Math"/>
                          <w:i/>
                        </w:rPr>
                      </m:ctrlPr>
                    </m:dPr>
                    <m:e>
                      <m:r>
                        <w:rPr>
                          <w:rFonts w:ascii="Cambria Math" w:hAnsi="Cambria Math"/>
                        </w:rPr>
                        <m:t>p</m:t>
                      </m:r>
                    </m:e>
                  </m:d>
                  <m:sSub>
                    <m:sSubPr>
                      <m:ctrlPr>
                        <w:rPr>
                          <w:rFonts w:ascii="Cambria Math" w:hAnsi="Cambria Math"/>
                          <w:i/>
                        </w:rPr>
                      </m:ctrlPr>
                    </m:sSubPr>
                    <m:e>
                      <m:r>
                        <w:rPr>
                          <w:rFonts w:ascii="Cambria Math" w:hAnsi="Cambria Math"/>
                        </w:rPr>
                        <m:t>f</m:t>
                      </m:r>
                    </m:e>
                    <m:sub>
                      <m:r>
                        <w:rPr>
                          <w:rFonts w:ascii="Cambria Math" w:hAnsi="Cambria Math"/>
                        </w:rPr>
                        <m:t>p</m:t>
                      </m:r>
                    </m:sub>
                  </m:sSub>
                </m:e>
              </m:nary>
            </m:num>
            <m:den>
              <m:r>
                <w:rPr>
                  <w:rFonts w:ascii="Cambria Math" w:hAnsi="Cambria Math"/>
                </w:rPr>
                <m:t>5</m:t>
              </m:r>
            </m:den>
          </m:f>
        </m:oMath>
      </m:oMathPara>
    </w:p>
    <w:p w14:paraId="2A7D6470" w14:textId="77777777" w:rsidR="00296ABD" w:rsidRPr="00E07FB0" w:rsidRDefault="00296ABD" w:rsidP="00F01378">
      <w:pPr>
        <w:spacing w:line="480" w:lineRule="auto"/>
        <w:jc w:val="both"/>
      </w:pPr>
      <w:r w:rsidRPr="00E07FB0">
        <w:t>and</w:t>
      </w:r>
    </w:p>
    <w:p w14:paraId="46A573AC" w14:textId="0674837D" w:rsidR="00296ABD" w:rsidRPr="00E07FB0" w:rsidRDefault="009C1FD2" w:rsidP="00F01378">
      <w:pPr>
        <w:spacing w:line="480" w:lineRule="auto"/>
        <w:jc w:val="both"/>
      </w:pPr>
      <m:oMathPara>
        <m:oMathParaPr>
          <m:jc m:val="center"/>
        </m:oMathParaPr>
        <m:oMath>
          <m:sSub>
            <m:sSubPr>
              <m:ctrlPr>
                <w:rPr>
                  <w:rFonts w:ascii="Cambria Math" w:hAnsi="Cambria Math"/>
                  <w:i/>
                </w:rPr>
              </m:ctrlPr>
            </m:sSubPr>
            <m:e>
              <m:r>
                <w:rPr>
                  <w:rFonts w:ascii="Cambria Math" w:hAnsi="Cambria Math"/>
                </w:rPr>
                <m:t>π</m:t>
              </m:r>
            </m:e>
            <m:sub>
              <m:r>
                <w:rPr>
                  <w:rFonts w:ascii="Cambria Math" w:hAnsi="Cambria Math"/>
                </w:rPr>
                <m:t>gg'</m:t>
              </m:r>
            </m:sub>
          </m:sSub>
          <m:r>
            <w:rPr>
              <w:rFonts w:ascii="Cambria Math" w:hAnsi="Cambria Math"/>
            </w:rPr>
            <m:t>=</m:t>
          </m:r>
          <m:f>
            <m:fPr>
              <m:type m:val="lin"/>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p∈p</m:t>
                  </m:r>
                  <m:d>
                    <m:dPr>
                      <m:ctrlPr>
                        <w:rPr>
                          <w:rFonts w:ascii="Cambria Math" w:hAnsi="Cambria Math"/>
                          <w:i/>
                        </w:rPr>
                      </m:ctrlPr>
                    </m:dPr>
                    <m:e>
                      <m:r>
                        <w:rPr>
                          <w:rFonts w:ascii="Cambria Math" w:hAnsi="Cambria Math"/>
                        </w:rPr>
                        <m:t>g</m:t>
                      </m:r>
                    </m:e>
                  </m:d>
                  <m:r>
                    <w:rPr>
                      <w:rFonts w:ascii="Cambria Math" w:hAnsi="Cambria Math"/>
                    </w:rPr>
                    <m:t xml:space="preserve">, </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∈p(</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sub>
                <m:sup/>
                <m:e>
                  <m:r>
                    <w:rPr>
                      <w:rFonts w:ascii="Cambria Math" w:hAnsi="Cambria Math"/>
                    </w:rPr>
                    <m:t>r</m:t>
                  </m:r>
                  <m:d>
                    <m:dPr>
                      <m:ctrlPr>
                        <w:rPr>
                          <w:rFonts w:ascii="Cambria Math" w:hAnsi="Cambria Math"/>
                          <w:i/>
                        </w:rPr>
                      </m:ctrlPr>
                    </m:dPr>
                    <m:e>
                      <m:r>
                        <w:rPr>
                          <w:rFonts w:ascii="Cambria Math" w:hAnsi="Cambria Math"/>
                        </w:rPr>
                        <m:t>p</m:t>
                      </m:r>
                    </m:e>
                  </m:d>
                  <m:sSub>
                    <m:sSubPr>
                      <m:ctrlPr>
                        <w:rPr>
                          <w:rFonts w:ascii="Cambria Math" w:hAnsi="Cambria Math"/>
                          <w:i/>
                        </w:rPr>
                      </m:ctrlPr>
                    </m:sSubPr>
                    <m:e>
                      <m:r>
                        <w:rPr>
                          <w:rFonts w:ascii="Cambria Math" w:hAnsi="Cambria Math"/>
                        </w:rPr>
                        <m:t>r(</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)π</m:t>
                      </m:r>
                    </m:e>
                    <m:sub>
                      <m:r>
                        <w:rPr>
                          <w:rFonts w:ascii="Cambria Math" w:hAnsi="Cambria Math"/>
                        </w:rPr>
                        <m:t>pp'</m:t>
                      </m:r>
                    </m:sub>
                  </m:sSub>
                </m:e>
              </m:nary>
            </m:num>
            <m:den>
              <m:r>
                <w:rPr>
                  <w:rFonts w:ascii="Cambria Math" w:hAnsi="Cambria Math"/>
                </w:rPr>
                <m:t>9</m:t>
              </m:r>
            </m:den>
          </m:f>
          <m:r>
            <w:rPr>
              <w:rFonts w:ascii="Cambria Math" w:hAnsi="Cambria Math"/>
            </w:rPr>
            <m:t>.</m:t>
          </m:r>
        </m:oMath>
      </m:oMathPara>
    </w:p>
    <w:p w14:paraId="744168D9" w14:textId="77777777" w:rsidR="00ED1530" w:rsidRPr="00E07FB0" w:rsidRDefault="00ED1530" w:rsidP="00F01378">
      <w:pPr>
        <w:spacing w:line="480" w:lineRule="auto"/>
        <w:jc w:val="both"/>
      </w:pPr>
    </w:p>
    <w:p w14:paraId="7615629E" w14:textId="18FC5B5B" w:rsidR="00F75645" w:rsidRPr="00E07FB0" w:rsidDel="00AA4D10" w:rsidRDefault="00ED1530" w:rsidP="00F01378">
      <w:pPr>
        <w:spacing w:line="480" w:lineRule="auto"/>
        <w:jc w:val="both"/>
        <w:rPr>
          <w:del w:id="247" w:author="Amanda Birmingham" w:date="2016-08-31T16:09:00Z"/>
        </w:rPr>
      </w:pPr>
      <w:r w:rsidRPr="00E07FB0">
        <w:t>The sum</w:t>
      </w:r>
      <w:r w:rsidR="00DB62DF" w:rsidRPr="00E07FB0">
        <w:t xml:space="preserve">s are over probes that </w:t>
      </w:r>
      <w:r w:rsidR="00026C2D" w:rsidRPr="00E07FB0">
        <w:t>represent</w:t>
      </w:r>
      <w:r w:rsidR="0003754A" w:rsidRPr="00E07FB0">
        <w:t xml:space="preserve"> genes g and g’</w:t>
      </w:r>
      <w:r w:rsidR="009C6C69" w:rsidRPr="00E07FB0">
        <w:t>. The weights are designed so that probes with rank 0 do not contribute to the mean</w:t>
      </w:r>
      <w:r w:rsidR="007A560D" w:rsidRPr="00E07FB0">
        <w:t>s</w:t>
      </w:r>
      <w:r w:rsidR="00F75645" w:rsidRPr="00E07FB0">
        <w:t>, and the “best” probes have highest weights</w:t>
      </w:r>
      <w:r w:rsidR="009C6C69" w:rsidRPr="00E07FB0">
        <w:t xml:space="preserve">. This way, each gene-level </w:t>
      </w:r>
      <w:r w:rsidR="007A560D" w:rsidRPr="00E07FB0">
        <w:t>fitness is determined by two probe-level fitnesses, and each gene-</w:t>
      </w:r>
      <w:r w:rsidR="007A560D" w:rsidRPr="00E07FB0">
        <w:lastRenderedPageBreak/>
        <w:t xml:space="preserve">level </w:t>
      </w:r>
      <w:r w:rsidR="009C6C69" w:rsidRPr="00E07FB0">
        <w:t>interaction is determined by four probe-level interactions.</w:t>
      </w:r>
      <w:r w:rsidR="007A560D" w:rsidRPr="00E07FB0">
        <w:t xml:space="preserve"> </w:t>
      </w:r>
      <w:ins w:id="248" w:author="Amanda Birmingham" w:date="2016-08-31T16:07:00Z">
        <w:r w:rsidR="007F633F">
          <w:t xml:space="preserve">Note that </w:t>
        </w:r>
      </w:ins>
      <w:del w:id="249" w:author="Amanda Birmingham" w:date="2016-08-31T16:08:00Z">
        <w:r w:rsidR="00F75645" w:rsidRPr="00E07FB0" w:rsidDel="007F633F">
          <w:delText xml:space="preserve">This </w:delText>
        </w:r>
      </w:del>
      <w:ins w:id="250" w:author="Amanda Birmingham" w:date="2016-08-31T16:08:00Z">
        <w:r w:rsidR="007F633F">
          <w:t>t</w:t>
        </w:r>
        <w:r w:rsidR="007F633F" w:rsidRPr="00E07FB0">
          <w:t xml:space="preserve">his </w:t>
        </w:r>
      </w:ins>
      <w:r w:rsidR="00F75645" w:rsidRPr="00E07FB0">
        <w:t>ansatz may not be appropriate for other probe designs</w:t>
      </w:r>
      <w:ins w:id="251" w:author="Amanda Birmingham" w:date="2016-08-31T16:08:00Z">
        <w:r w:rsidR="00AA4D10">
          <w:t>: f</w:t>
        </w:r>
      </w:ins>
      <w:del w:id="252" w:author="Amanda Birmingham" w:date="2016-08-31T16:08:00Z">
        <w:r w:rsidR="00F75645" w:rsidRPr="00E07FB0" w:rsidDel="00AA4D10">
          <w:delText>. F</w:delText>
        </w:r>
      </w:del>
      <w:r w:rsidR="00F75645" w:rsidRPr="00E07FB0">
        <w:t xml:space="preserve">or instance, if all three probes </w:t>
      </w:r>
      <w:del w:id="253" w:author="Amanda Birmingham" w:date="2016-08-31T16:08:00Z">
        <w:r w:rsidR="00F75645" w:rsidRPr="00E07FB0" w:rsidDel="00AA4D10">
          <w:delText xml:space="preserve">were </w:delText>
        </w:r>
      </w:del>
      <w:r w:rsidR="00F75645" w:rsidRPr="00E07FB0">
        <w:t>perform</w:t>
      </w:r>
      <w:ins w:id="254" w:author="Amanda Birmingham" w:date="2016-08-31T16:08:00Z">
        <w:r w:rsidR="00AA4D10">
          <w:t>ed</w:t>
        </w:r>
      </w:ins>
      <w:del w:id="255" w:author="Amanda Birmingham" w:date="2016-08-31T16:08:00Z">
        <w:r w:rsidR="00F75645" w:rsidRPr="00E07FB0" w:rsidDel="00AA4D10">
          <w:delText>ing</w:delText>
        </w:r>
      </w:del>
      <w:r w:rsidR="00F75645" w:rsidRPr="00E07FB0">
        <w:t xml:space="preserve"> well, it might be appropriate to choose </w:t>
      </w:r>
      <w:del w:id="256" w:author="Amanda Birmingham" w:date="2016-08-31T16:08:00Z">
        <w:r w:rsidR="00F75645" w:rsidRPr="00E07FB0" w:rsidDel="00AA4D10">
          <w:delText xml:space="preserve">all </w:delText>
        </w:r>
      </w:del>
      <w:ins w:id="257" w:author="Amanda Birmingham" w:date="2016-08-31T16:08:00Z">
        <w:r w:rsidR="00AA4D10">
          <w:t>equal</w:t>
        </w:r>
        <w:r w:rsidR="00AA4D10" w:rsidRPr="00E07FB0">
          <w:t xml:space="preserve"> </w:t>
        </w:r>
      </w:ins>
      <w:r w:rsidR="00F75645" w:rsidRPr="00E07FB0">
        <w:t>weights</w:t>
      </w:r>
      <w:del w:id="258" w:author="Amanda Birmingham" w:date="2016-08-31T16:08:00Z">
        <w:r w:rsidR="00F75645" w:rsidRPr="00E07FB0" w:rsidDel="00AA4D10">
          <w:delText xml:space="preserve"> equal</w:delText>
        </w:r>
      </w:del>
      <w:r w:rsidR="00F75645" w:rsidRPr="00E07FB0">
        <w:t>.</w:t>
      </w:r>
      <w:ins w:id="259" w:author="Amanda Birmingham" w:date="2016-08-31T16:09:00Z">
        <w:r w:rsidR="00AA4D10">
          <w:t xml:space="preserve">  Finally, we must</w:t>
        </w:r>
      </w:ins>
    </w:p>
    <w:p w14:paraId="160AC03C" w14:textId="2449744C" w:rsidR="00296ABD" w:rsidRPr="00E07FB0" w:rsidDel="00C37D8C" w:rsidRDefault="007A560D">
      <w:pPr>
        <w:spacing w:line="480" w:lineRule="auto"/>
        <w:jc w:val="both"/>
        <w:rPr>
          <w:del w:id="260" w:author="Amanda Birmingham" w:date="2016-08-31T16:45:00Z"/>
        </w:rPr>
        <w:pPrChange w:id="261" w:author="Amanda Birmingham" w:date="2016-08-31T16:09:00Z">
          <w:pPr>
            <w:spacing w:line="480" w:lineRule="auto"/>
            <w:ind w:firstLine="720"/>
            <w:jc w:val="both"/>
          </w:pPr>
        </w:pPrChange>
      </w:pPr>
      <w:del w:id="262" w:author="Amanda Birmingham" w:date="2016-08-31T16:09:00Z">
        <w:r w:rsidRPr="00E07FB0" w:rsidDel="00AA4D10">
          <w:delText>We need to</w:delText>
        </w:r>
      </w:del>
      <w:r w:rsidRPr="00E07FB0">
        <w:t xml:space="preserve"> keep in mind that each probe-level fitness has effectively 219 replicates, but each probe-level interaction has only one. It is</w:t>
      </w:r>
      <w:ins w:id="263" w:author="Amanda Birmingham" w:date="2016-08-31T16:08:00Z">
        <w:r w:rsidR="00AA4D10">
          <w:t xml:space="preserve"> therefore</w:t>
        </w:r>
      </w:ins>
      <w:r w:rsidRPr="00E07FB0">
        <w:t xml:space="preserve"> imperative that the set of construct fitnesses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c</m:t>
                </m:r>
              </m:sub>
            </m:sSub>
          </m:e>
        </m:d>
      </m:oMath>
      <w:r w:rsidRPr="00E07FB0">
        <w:t xml:space="preserve"> be determined with maximum possible accuracy.</w:t>
      </w:r>
      <w:r w:rsidR="00F75645" w:rsidRPr="00E07FB0">
        <w:t xml:space="preserve"> </w:t>
      </w:r>
    </w:p>
    <w:p w14:paraId="5F239BDF" w14:textId="77777777" w:rsidR="00765376" w:rsidRPr="00E07FB0" w:rsidRDefault="00765376" w:rsidP="00F01378">
      <w:pPr>
        <w:spacing w:line="480" w:lineRule="auto"/>
        <w:jc w:val="both"/>
      </w:pPr>
    </w:p>
    <w:p w14:paraId="05CD2227" w14:textId="7005CD47" w:rsidR="00034869" w:rsidRPr="00E07FB0" w:rsidRDefault="008146A2" w:rsidP="00F01378">
      <w:pPr>
        <w:spacing w:line="480" w:lineRule="auto"/>
        <w:ind w:firstLine="720"/>
        <w:jc w:val="both"/>
      </w:pPr>
      <w:r w:rsidRPr="00E07FB0">
        <w:t>Example</w:t>
      </w:r>
      <w:del w:id="264" w:author="Amanda Birmingham" w:date="2016-08-31T16:11:00Z">
        <w:r w:rsidRPr="00E07FB0" w:rsidDel="00AA4D10">
          <w:delText>s</w:delText>
        </w:r>
      </w:del>
      <w:r w:rsidRPr="00E07FB0">
        <w:t xml:space="preserve"> </w:t>
      </w:r>
      <w:del w:id="265" w:author="Amanda Birmingham" w:date="2016-08-31T16:11:00Z">
        <w:r w:rsidRPr="00E07FB0" w:rsidDel="00AA4D10">
          <w:delText xml:space="preserve">of the </w:delText>
        </w:r>
      </w:del>
      <w:r w:rsidRPr="00E07FB0">
        <w:t xml:space="preserve">fits are </w:t>
      </w:r>
      <w:ins w:id="266" w:author="Amanda Birmingham" w:date="2016-08-31T16:11:00Z">
        <w:r w:rsidR="00AA4D10">
          <w:t xml:space="preserve">shown </w:t>
        </w:r>
      </w:ins>
      <w:r w:rsidRPr="00E07FB0">
        <w:t xml:space="preserve">in </w:t>
      </w:r>
      <w:ins w:id="267" w:author="Amanda Birmingham" w:date="2016-08-31T16:10:00Z">
        <w:r w:rsidR="00AA4D10" w:rsidRPr="00D95FFB">
          <w:rPr>
            <w:b/>
            <w:color w:val="auto"/>
          </w:rPr>
          <w:t xml:space="preserve">Supplementary Figure </w:t>
        </w:r>
        <w:r w:rsidR="00AA4D10">
          <w:rPr>
            <w:b/>
          </w:rPr>
          <w:t>6</w:t>
        </w:r>
      </w:ins>
      <w:del w:id="268" w:author="Amanda Birmingham" w:date="2016-08-31T16:10:00Z">
        <w:r w:rsidRPr="00E07FB0" w:rsidDel="00AA4D10">
          <w:delText>Figure S</w:delText>
        </w:r>
        <w:r w:rsidR="006D5776" w:rsidDel="00AA4D10">
          <w:delText>6</w:delText>
        </w:r>
      </w:del>
      <w:r w:rsidRPr="00E07FB0">
        <w:t xml:space="preserve">. In the top panels, the fitted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Pr="00E07FB0">
        <w:t xml:space="preserve"> agrees </w:t>
      </w:r>
      <w:r w:rsidR="00981A71" w:rsidRPr="00E07FB0">
        <w:t xml:space="preserve">well </w:t>
      </w:r>
      <w:r w:rsidRPr="00E07FB0">
        <w:t>between replicates, but onl</w:t>
      </w:r>
      <w:r w:rsidR="00981A71" w:rsidRPr="00E07FB0">
        <w:t>y after undersampled points had</w:t>
      </w:r>
      <w:r w:rsidRPr="00E07FB0">
        <w:t xml:space="preserve"> been dropped. In the bottom panels</w:t>
      </w:r>
      <w:ins w:id="269" w:author="Amanda Birmingham" w:date="2016-08-31T16:11:00Z">
        <w:r w:rsidR="00AA4D10">
          <w:t>,</w:t>
        </w:r>
      </w:ins>
      <w:r w:rsidRPr="00E07FB0">
        <w:t xml:space="preserve"> we show examples when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Pr="00E07FB0">
        <w:t xml:space="preserve"> does not agree well between replicates</w:t>
      </w:r>
      <w:r w:rsidR="007D20CA" w:rsidRPr="00E07FB0">
        <w:t xml:space="preserve"> despite no obvious undersampling</w:t>
      </w:r>
      <w:r w:rsidRPr="00E07FB0">
        <w:t xml:space="preserve">. </w:t>
      </w:r>
      <w:r w:rsidR="00713111" w:rsidRPr="00E07FB0">
        <w:t xml:space="preserve">These cases come in two flavors: </w:t>
      </w:r>
      <w:del w:id="270" w:author="Amanda Birmingham" w:date="2016-08-31T16:12:00Z">
        <w:r w:rsidR="00713111" w:rsidRPr="00E07FB0" w:rsidDel="00AA4D10">
          <w:delText xml:space="preserve">one </w:delText>
        </w:r>
      </w:del>
      <w:ins w:id="271" w:author="Amanda Birmingham" w:date="2016-08-31T16:12:00Z">
        <w:r w:rsidR="00AA4D10">
          <w:t>those</w:t>
        </w:r>
        <w:r w:rsidR="00AA4D10" w:rsidRPr="00E07FB0">
          <w:t xml:space="preserve"> </w:t>
        </w:r>
      </w:ins>
      <w:r w:rsidR="00713111" w:rsidRPr="00E07FB0">
        <w:t xml:space="preserve">in which the measured data have </w:t>
      </w:r>
      <w:r w:rsidR="007D20CA" w:rsidRPr="00E07FB0">
        <w:t>large</w:t>
      </w:r>
      <w:r w:rsidR="00713111" w:rsidRPr="00E07FB0">
        <w:t xml:space="preserve"> variance (bottom left) and </w:t>
      </w:r>
      <w:del w:id="272" w:author="Amanda Birmingham" w:date="2016-08-31T16:12:00Z">
        <w:r w:rsidR="00713111" w:rsidRPr="00E07FB0" w:rsidDel="00AA4D10">
          <w:delText xml:space="preserve">another </w:delText>
        </w:r>
      </w:del>
      <w:ins w:id="273" w:author="Amanda Birmingham" w:date="2016-08-31T16:12:00Z">
        <w:r w:rsidR="00AA4D10">
          <w:t>those</w:t>
        </w:r>
        <w:r w:rsidR="00AA4D10" w:rsidRPr="00E07FB0">
          <w:t xml:space="preserve"> </w:t>
        </w:r>
      </w:ins>
      <w:r w:rsidR="00713111" w:rsidRPr="00E07FB0">
        <w:t>in which the data have clear trends in both replicates but they disagree (bottom rig</w:t>
      </w:r>
      <w:r w:rsidR="00981A71" w:rsidRPr="00E07FB0">
        <w:t xml:space="preserve">ht). </w:t>
      </w:r>
      <w:ins w:id="274" w:author="Amanda Birmingham" w:date="2016-08-31T16:13:00Z">
        <w:r w:rsidR="004D1318">
          <w:t>In the latter case, w</w:t>
        </w:r>
      </w:ins>
      <w:del w:id="275" w:author="Amanda Birmingham" w:date="2016-08-31T16:13:00Z">
        <w:r w:rsidR="00981A71" w:rsidRPr="00E07FB0" w:rsidDel="004D1318">
          <w:delText>W</w:delText>
        </w:r>
      </w:del>
      <w:r w:rsidR="00981A71" w:rsidRPr="00E07FB0">
        <w:t>e do not know whether there</w:t>
      </w:r>
      <w:r w:rsidR="00713111" w:rsidRPr="00E07FB0">
        <w:t xml:space="preserve"> is </w:t>
      </w:r>
      <w:ins w:id="276" w:author="Amanda Birmingham" w:date="2016-08-31T16:13:00Z">
        <w:r w:rsidR="004D1318">
          <w:t xml:space="preserve">a real </w:t>
        </w:r>
      </w:ins>
      <w:r w:rsidR="00713111" w:rsidRPr="00E07FB0">
        <w:t xml:space="preserve">biological </w:t>
      </w:r>
      <w:del w:id="277" w:author="Amanda Birmingham" w:date="2016-08-31T16:13:00Z">
        <w:r w:rsidR="00713111" w:rsidRPr="00E07FB0" w:rsidDel="004D1318">
          <w:delText xml:space="preserve">variance </w:delText>
        </w:r>
      </w:del>
      <w:ins w:id="278" w:author="Amanda Birmingham" w:date="2016-08-31T16:13:00Z">
        <w:r w:rsidR="004D1318">
          <w:t>difference</w:t>
        </w:r>
        <w:r w:rsidR="004D1318" w:rsidRPr="00E07FB0">
          <w:t xml:space="preserve"> </w:t>
        </w:r>
      </w:ins>
      <w:r w:rsidR="00713111" w:rsidRPr="00E07FB0">
        <w:t>between replicated experiments o</w:t>
      </w:r>
      <w:r w:rsidR="000703CB" w:rsidRPr="00E07FB0">
        <w:t>r whether this is</w:t>
      </w:r>
      <w:r w:rsidR="00713111" w:rsidRPr="00E07FB0">
        <w:t xml:space="preserve"> </w:t>
      </w:r>
      <w:r w:rsidR="000703CB" w:rsidRPr="00E07FB0">
        <w:t xml:space="preserve">just </w:t>
      </w:r>
      <w:r w:rsidR="00713111" w:rsidRPr="00E07FB0">
        <w:t>a fortuitous ordering of four data points with large variance</w:t>
      </w:r>
      <w:ins w:id="279" w:author="Amanda Birmingham" w:date="2016-08-31T16:13:00Z">
        <w:r w:rsidR="004D1318">
          <w:t>s</w:t>
        </w:r>
      </w:ins>
      <w:r w:rsidR="00713111" w:rsidRPr="00E07FB0">
        <w:t xml:space="preserve"> into apparent trends. The way to properly resolve these questions </w:t>
      </w:r>
      <w:del w:id="280" w:author="Amanda Birmingham" w:date="2016-08-31T16:13:00Z">
        <w:r w:rsidR="00713111" w:rsidRPr="00E07FB0" w:rsidDel="004D1318">
          <w:delText xml:space="preserve">is </w:delText>
        </w:r>
      </w:del>
      <w:ins w:id="281" w:author="Amanda Birmingham" w:date="2016-08-31T16:13:00Z">
        <w:r w:rsidR="004D1318">
          <w:t>would be</w:t>
        </w:r>
        <w:r w:rsidR="004D1318" w:rsidRPr="00E07FB0">
          <w:t xml:space="preserve"> </w:t>
        </w:r>
      </w:ins>
      <w:r w:rsidR="00713111" w:rsidRPr="00E07FB0">
        <w:t xml:space="preserve">with more replicates and more time points. Perhaps this will be </w:t>
      </w:r>
      <w:r w:rsidR="00765376" w:rsidRPr="00E07FB0">
        <w:t>feasible</w:t>
      </w:r>
      <w:r w:rsidR="00713111" w:rsidRPr="00E07FB0">
        <w:t xml:space="preserve"> in the future</w:t>
      </w:r>
      <w:ins w:id="282" w:author="Amanda Birmingham" w:date="2016-08-31T16:13:00Z">
        <w:r w:rsidR="004D1318">
          <w:t>,</w:t>
        </w:r>
      </w:ins>
      <w:r w:rsidR="00713111" w:rsidRPr="00E07FB0">
        <w:t xml:space="preserve"> but at the present time we decided to take this variance at face value and incorporate it into a model that presumably increases power by using data</w:t>
      </w:r>
      <w:r w:rsidR="001A72E2" w:rsidRPr="00E07FB0">
        <w:t xml:space="preserve"> from both replicates</w:t>
      </w:r>
      <w:r w:rsidR="00713111" w:rsidRPr="00E07FB0">
        <w:t>.</w:t>
      </w:r>
      <w:r w:rsidR="00765376" w:rsidRPr="00E07FB0">
        <w:t xml:space="preserve"> </w:t>
      </w:r>
    </w:p>
    <w:p w14:paraId="385CC812" w14:textId="4D031BBD" w:rsidR="00BD58B1" w:rsidRPr="00E07FB0" w:rsidRDefault="00034869" w:rsidP="00F01378">
      <w:pPr>
        <w:spacing w:line="480" w:lineRule="auto"/>
        <w:ind w:firstLine="720"/>
        <w:jc w:val="both"/>
      </w:pPr>
      <w:r w:rsidRPr="00E07FB0">
        <w:t xml:space="preserve">In this </w:t>
      </w:r>
      <w:ins w:id="283" w:author="Amanda Birmingham" w:date="2016-08-31T16:14:00Z">
        <w:r w:rsidR="004D1318">
          <w:t>m</w:t>
        </w:r>
      </w:ins>
      <w:del w:id="284" w:author="Amanda Birmingham" w:date="2016-08-31T16:14:00Z">
        <w:r w:rsidRPr="00E07FB0" w:rsidDel="004D1318">
          <w:delText>M</w:delText>
        </w:r>
      </w:del>
      <w:r w:rsidRPr="00E07FB0">
        <w:t>odel</w:t>
      </w:r>
      <w:ins w:id="285" w:author="Amanda Birmingham" w:date="2016-08-31T16:14:00Z">
        <w:r w:rsidR="004D1318">
          <w:t>,</w:t>
        </w:r>
      </w:ins>
      <w:r w:rsidRPr="00E07FB0">
        <w:t xml:space="preserve"> we do not look for</w:t>
      </w:r>
      <w:r w:rsidR="00285B1B" w:rsidRPr="00E07FB0">
        <w:t xml:space="preserve">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00285B1B" w:rsidRPr="00E07FB0">
        <w:t xml:space="preserve"> separately for each replicate. Rather, we find a single</w:t>
      </w:r>
      <w:r w:rsidR="00096EC3" w:rsidRPr="00E07FB0">
        <w:t xml:space="preserve"> optimal</w:t>
      </w:r>
      <w:r w:rsidR="00285B1B" w:rsidRPr="00E07FB0">
        <w:t xml:space="preserve">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00C86A9E" w:rsidRPr="00E07FB0">
        <w:t xml:space="preserve"> from </w:t>
      </w:r>
      <m:oMath>
        <m:sSub>
          <m:sSubPr>
            <m:ctrlPr>
              <w:rPr>
                <w:rFonts w:ascii="Cambria Math" w:hAnsi="Cambria Math"/>
                <w:i/>
              </w:rPr>
            </m:ctrlPr>
          </m:sSubPr>
          <m:e>
            <m:r>
              <w:rPr>
                <w:rFonts w:ascii="Cambria Math" w:hAnsi="Cambria Math"/>
              </w:rPr>
              <m:t>n</m:t>
            </m:r>
          </m:e>
          <m:sub>
            <m:r>
              <w:rPr>
                <w:rFonts w:ascii="Cambria Math" w:hAnsi="Cambria Math"/>
              </w:rPr>
              <m:t>c</m:t>
            </m:r>
          </m:sub>
        </m:sSub>
      </m:oMath>
      <w:r w:rsidR="00C86A9E" w:rsidRPr="00E07FB0">
        <w:t xml:space="preserve"> data points (</w:t>
      </w:r>
      <m:oMath>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rPr>
          <m:t>=2</m:t>
        </m:r>
        <m:sSub>
          <m:sSubPr>
            <m:ctrlPr>
              <w:rPr>
                <w:rFonts w:ascii="Cambria Math" w:hAnsi="Cambria Math"/>
                <w:i/>
              </w:rPr>
            </m:ctrlPr>
          </m:sSubPr>
          <m:e>
            <m:r>
              <w:rPr>
                <w:rFonts w:ascii="Cambria Math" w:hAnsi="Cambria Math"/>
              </w:rPr>
              <m:t>n</m:t>
            </m:r>
          </m:e>
          <m:sub>
            <m:r>
              <w:rPr>
                <w:rFonts w:ascii="Cambria Math" w:hAnsi="Cambria Math"/>
              </w:rPr>
              <m:t>t</m:t>
            </m:r>
          </m:sub>
        </m:sSub>
      </m:oMath>
      <w:r w:rsidR="00767004" w:rsidRPr="00E07FB0">
        <w:t xml:space="preserve"> minus</w:t>
      </w:r>
      <w:r w:rsidR="00C86A9E" w:rsidRPr="00E07FB0">
        <w:t xml:space="preserve"> any number of points below the thres</w:t>
      </w:r>
      <w:r w:rsidR="001A72E2" w:rsidRPr="00E07FB0">
        <w:t>hold)</w:t>
      </w:r>
      <w:r w:rsidR="008C7535" w:rsidRPr="00E07FB0">
        <w:t xml:space="preserve">. </w:t>
      </w:r>
      <w:ins w:id="286" w:author="Amanda Birmingham" w:date="2016-08-31T16:45:00Z">
        <w:r w:rsidR="00C37D8C">
          <w:t xml:space="preserve">As noted above, </w:t>
        </w:r>
      </w:ins>
      <w:del w:id="287" w:author="Amanda Birmingham" w:date="2016-08-31T16:46:00Z">
        <w:r w:rsidR="008C7535" w:rsidRPr="00E07FB0" w:rsidDel="00C37D8C">
          <w:delText xml:space="preserve">Here </w:delText>
        </w:r>
      </w:del>
      <w:ins w:id="288" w:author="Amanda Birmingham" w:date="2016-08-31T16:46:00Z">
        <w:r w:rsidR="00C37D8C">
          <w:t>h</w:t>
        </w:r>
        <w:r w:rsidR="00C37D8C" w:rsidRPr="00E07FB0">
          <w:t xml:space="preserve">ere </w:t>
        </w:r>
      </w:ins>
      <w:r w:rsidR="008C7535" w:rsidRPr="00E07FB0">
        <w:t>w</w:t>
      </w:r>
      <w:r w:rsidRPr="00E07FB0">
        <w:t xml:space="preserve">e </w:t>
      </w:r>
      <w:del w:id="289" w:author="Amanda Birmingham" w:date="2016-08-31T16:46:00Z">
        <w:r w:rsidRPr="00E07FB0" w:rsidDel="00C37D8C">
          <w:delText>are</w:delText>
        </w:r>
        <w:r w:rsidR="001A72E2" w:rsidRPr="00E07FB0" w:rsidDel="00C37D8C">
          <w:delText xml:space="preserve"> </w:delText>
        </w:r>
      </w:del>
      <w:r w:rsidR="001A72E2" w:rsidRPr="00E07FB0">
        <w:t>assum</w:t>
      </w:r>
      <w:ins w:id="290" w:author="Amanda Birmingham" w:date="2016-08-31T16:46:00Z">
        <w:r w:rsidR="00C37D8C">
          <w:t>e</w:t>
        </w:r>
      </w:ins>
      <w:del w:id="291" w:author="Amanda Birmingham" w:date="2016-08-31T16:46:00Z">
        <w:r w:rsidR="001A72E2" w:rsidRPr="00E07FB0" w:rsidDel="00C37D8C">
          <w:delText>ing</w:delText>
        </w:r>
      </w:del>
      <w:r w:rsidR="001A72E2" w:rsidRPr="00E07FB0">
        <w:t xml:space="preserve"> that</w:t>
      </w:r>
      <w:r w:rsidR="00C86A9E" w:rsidRPr="00E07FB0">
        <w:t xml:space="preserve">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00C86A9E" w:rsidRPr="00E07FB0">
        <w:t xml:space="preserve"> </w:t>
      </w:r>
      <w:r w:rsidR="001A72E2" w:rsidRPr="00E07FB0">
        <w:t xml:space="preserve">does not change between </w:t>
      </w:r>
      <w:r w:rsidRPr="00E07FB0">
        <w:t>experiments</w:t>
      </w:r>
      <w:ins w:id="292" w:author="Amanda Birmingham" w:date="2016-08-31T16:46:00Z">
        <w:r w:rsidR="00C37D8C">
          <w:t xml:space="preserve"> but tha</w:t>
        </w:r>
        <w:bookmarkStart w:id="293" w:name="_GoBack"/>
        <w:bookmarkEnd w:id="293"/>
        <w:r w:rsidR="00C37D8C">
          <w:t xml:space="preserve">t </w:t>
        </w:r>
      </w:ins>
      <w:del w:id="294" w:author="Amanda Birmingham" w:date="2016-08-31T16:46:00Z">
        <w:r w:rsidRPr="00E07FB0" w:rsidDel="00C37D8C">
          <w:delText>; however,</w:delText>
        </w:r>
        <w:r w:rsidR="001A72E2" w:rsidRPr="00E07FB0" w:rsidDel="00C37D8C">
          <w:delText xml:space="preserve"> </w:delText>
        </w:r>
      </w:del>
      <w:r w:rsidR="001A72E2" w:rsidRPr="00E07FB0">
        <w:t xml:space="preserve">the initial conditions </w:t>
      </w:r>
      <m:oMath>
        <m:sSub>
          <m:sSubPr>
            <m:ctrlPr>
              <w:rPr>
                <w:rFonts w:ascii="Cambria Math" w:hAnsi="Cambria Math"/>
                <w:i/>
              </w:rPr>
            </m:ctrlPr>
          </m:sSubPr>
          <m:e>
            <m:r>
              <w:rPr>
                <w:rFonts w:ascii="Cambria Math" w:hAnsi="Cambria Math"/>
              </w:rPr>
              <m:t>a</m:t>
            </m:r>
          </m:e>
          <m:sub>
            <m:r>
              <w:rPr>
                <w:rFonts w:ascii="Cambria Math" w:hAnsi="Cambria Math"/>
              </w:rPr>
              <m:t>c</m:t>
            </m:r>
          </m:sub>
        </m:sSub>
      </m:oMath>
      <w:r w:rsidR="001A72E2" w:rsidRPr="00E07FB0">
        <w:t xml:space="preserve"> </w:t>
      </w:r>
      <w:del w:id="295" w:author="Amanda Birmingham" w:date="2016-08-31T16:46:00Z">
        <w:r w:rsidR="001A72E2" w:rsidRPr="00E07FB0" w:rsidDel="00C37D8C">
          <w:delText>are allowed to</w:delText>
        </w:r>
      </w:del>
      <w:ins w:id="296" w:author="Amanda Birmingham" w:date="2016-08-31T16:46:00Z">
        <w:r w:rsidR="00C37D8C">
          <w:t>may</w:t>
        </w:r>
      </w:ins>
      <w:r w:rsidR="001A72E2" w:rsidRPr="00E07FB0">
        <w:t xml:space="preserve"> be different in </w:t>
      </w:r>
      <w:r w:rsidR="00096EC3" w:rsidRPr="00E07FB0">
        <w:t>each replicate</w:t>
      </w:r>
      <w:r w:rsidR="00C86A9E" w:rsidRPr="00E07FB0">
        <w:t>.</w:t>
      </w:r>
      <w:r w:rsidR="001A72E2" w:rsidRPr="00E07FB0">
        <w:t xml:space="preserve"> </w:t>
      </w:r>
      <w:r w:rsidR="00713E82" w:rsidRPr="00E07FB0">
        <w:t xml:space="preserve">Each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00713E82" w:rsidRPr="00E07FB0">
        <w:t xml:space="preserve"> comes with a raw p-value calculated from the </w:t>
      </w:r>
      <m:oMath>
        <m:r>
          <w:rPr>
            <w:rFonts w:ascii="Cambria Math" w:hAnsi="Cambria Math"/>
          </w:rPr>
          <m:t>t</m:t>
        </m:r>
      </m:oMath>
      <w:r w:rsidR="00713E82" w:rsidRPr="00E07FB0">
        <w:t xml:space="preserve">-statistic </w:t>
      </w:r>
    </w:p>
    <w:p w14:paraId="695216FA" w14:textId="2FC84934" w:rsidR="00713E82" w:rsidRPr="00E07FB0" w:rsidRDefault="009C1FD2" w:rsidP="00F01378">
      <w:pPr>
        <w:pStyle w:val="Normal1"/>
        <w:spacing w:line="480" w:lineRule="auto"/>
        <w:jc w:val="both"/>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c</m:t>
                  </m:r>
                </m:sub>
              </m:sSub>
            </m:num>
            <m:den>
              <m:r>
                <w:rPr>
                  <w:rFonts w:ascii="Cambria Math" w:hAnsi="Cambria Math"/>
                </w:rPr>
                <m:t>SE(</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den>
          </m:f>
          <m:r>
            <w:rPr>
              <w:rFonts w:ascii="Cambria Math" w:hAnsi="Cambria Math"/>
            </w:rPr>
            <m:t>,</m:t>
          </m:r>
        </m:oMath>
      </m:oMathPara>
    </w:p>
    <w:p w14:paraId="04ACDFB7" w14:textId="77777777" w:rsidR="00034869" w:rsidRPr="00E07FB0" w:rsidRDefault="00713E82" w:rsidP="00F01378">
      <w:pPr>
        <w:pStyle w:val="Normal1"/>
        <w:spacing w:line="480" w:lineRule="auto"/>
        <w:jc w:val="both"/>
      </w:pPr>
      <w:r w:rsidRPr="00E07FB0">
        <w:t>where</w:t>
      </w:r>
    </w:p>
    <w:p w14:paraId="1C4990D5" w14:textId="775F877D" w:rsidR="00034869" w:rsidRPr="00E07FB0" w:rsidRDefault="00034869" w:rsidP="00F01378">
      <w:pPr>
        <w:pStyle w:val="Normal1"/>
        <w:spacing w:line="480" w:lineRule="auto"/>
        <w:jc w:val="both"/>
      </w:pPr>
      <m:oMathPara>
        <m:oMath>
          <m:r>
            <w:rPr>
              <w:rFonts w:ascii="Cambria Math" w:hAnsi="Cambria Math"/>
            </w:rPr>
            <w:lastRenderedPageBreak/>
            <m:t>SE</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c</m:t>
                  </m:r>
                </m:sub>
              </m:sSub>
            </m:e>
          </m:d>
          <m:r>
            <w:rPr>
              <w:rFonts w:ascii="Cambria Math" w:hAnsi="Cambria Math"/>
            </w:rPr>
            <m:t>=</m:t>
          </m:r>
          <m:f>
            <m:fPr>
              <m:type m:val="lin"/>
              <m:ctrlPr>
                <w:rPr>
                  <w:rFonts w:ascii="Cambria Math" w:hAnsi="Cambria Math"/>
                  <w:i/>
                </w:rPr>
              </m:ctrlPr>
            </m:fPr>
            <m:num>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t</m:t>
                      </m:r>
                    </m:sub>
                    <m:sup/>
                    <m:e>
                      <m:sSubSup>
                        <m:sSubSupPr>
                          <m:ctrlPr>
                            <w:rPr>
                              <w:rFonts w:ascii="Cambria Math" w:hAnsi="Cambria Math"/>
                              <w:i/>
                            </w:rPr>
                          </m:ctrlPr>
                        </m:sSubSupPr>
                        <m:e>
                          <m:r>
                            <w:rPr>
                              <w:rFonts w:ascii="Cambria Math" w:hAnsi="Cambria Math"/>
                            </w:rPr>
                            <m:t>ε</m:t>
                          </m:r>
                        </m:e>
                        <m:sub>
                          <m:r>
                            <w:rPr>
                              <w:rFonts w:ascii="Cambria Math" w:hAnsi="Cambria Math"/>
                            </w:rPr>
                            <m:t>c</m:t>
                          </m:r>
                        </m:sub>
                        <m:sup>
                          <m:r>
                            <w:rPr>
                              <w:rFonts w:ascii="Cambria Math" w:hAnsi="Cambria Math"/>
                            </w:rPr>
                            <m:t>2</m:t>
                          </m:r>
                        </m:sup>
                      </m:sSubSup>
                      <m:r>
                        <w:rPr>
                          <w:rFonts w:ascii="Cambria Math" w:hAnsi="Cambria Math"/>
                        </w:rPr>
                        <m:t>(t)</m:t>
                      </m:r>
                    </m:e>
                  </m:nary>
                </m:e>
              </m:rad>
            </m:num>
            <m:den>
              <m:rad>
                <m:radPr>
                  <m:degHide m:val="1"/>
                  <m:ctrlPr>
                    <w:rPr>
                      <w:rFonts w:ascii="Cambria Math" w:hAnsi="Cambria Math"/>
                      <w:i/>
                    </w:rPr>
                  </m:ctrlPr>
                </m:radPr>
                <m:deg/>
                <m:e>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rPr>
                    <m:t>-2)</m:t>
                  </m:r>
                  <m:nary>
                    <m:naryPr>
                      <m:chr m:val="∑"/>
                      <m:limLoc m:val="subSup"/>
                      <m:supHide m:val="1"/>
                      <m:ctrlPr>
                        <w:rPr>
                          <w:rFonts w:ascii="Cambria Math" w:hAnsi="Cambria Math"/>
                          <w:i/>
                        </w:rPr>
                      </m:ctrlPr>
                    </m:naryPr>
                    <m:sub>
                      <m:r>
                        <w:rPr>
                          <w:rFonts w:ascii="Cambria Math" w:hAnsi="Cambria Math"/>
                        </w:rPr>
                        <m:t>t</m:t>
                      </m:r>
                    </m:sub>
                    <m:sup/>
                    <m:e>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t</m:t>
                                  </m:r>
                                </m:e>
                              </m:acc>
                            </m:e>
                            <m:sup>
                              <m:r>
                                <w:rPr>
                                  <w:rFonts w:ascii="Cambria Math" w:hAnsi="Cambria Math"/>
                                </w:rPr>
                                <m:t>2</m:t>
                              </m:r>
                            </m:sup>
                          </m:sSup>
                        </m:e>
                      </m:d>
                    </m:e>
                  </m:nary>
                </m:e>
              </m:rad>
            </m:den>
          </m:f>
          <m:r>
            <w:rPr>
              <w:rFonts w:ascii="Cambria Math" w:hAnsi="Cambria Math"/>
            </w:rPr>
            <m:t>.</m:t>
          </m:r>
        </m:oMath>
      </m:oMathPara>
    </w:p>
    <w:p w14:paraId="3195AC35" w14:textId="3B400888" w:rsidR="00285B1B" w:rsidRPr="00775C4C" w:rsidRDefault="00713E82" w:rsidP="00F01378">
      <w:pPr>
        <w:spacing w:line="480" w:lineRule="auto"/>
        <w:jc w:val="both"/>
        <w:rPr>
          <w:rFonts w:eastAsia="Times New Roman"/>
          <w:color w:val="auto"/>
        </w:rPr>
      </w:pPr>
      <w:r w:rsidRPr="00E07FB0">
        <w:t xml:space="preserve">is the standard error of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00034869" w:rsidRPr="00E07FB0">
        <w:t xml:space="preserve">. </w:t>
      </w:r>
      <w:r w:rsidRPr="00E07FB0">
        <w:t xml:space="preserve"> </w:t>
      </w:r>
      <w:r w:rsidR="00767004" w:rsidRPr="00E07FB0">
        <w:t xml:space="preserve">Factor </w:t>
      </w:r>
      <m:oMath>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rPr>
          <m:t>-2)</m:t>
        </m:r>
      </m:oMath>
      <w:r w:rsidR="00767004" w:rsidRPr="00E07FB0">
        <w:t xml:space="preserve"> is the </w:t>
      </w:r>
      <w:r w:rsidRPr="00E07FB0">
        <w:t>numbe</w:t>
      </w:r>
      <w:r w:rsidR="00767004" w:rsidRPr="00E07FB0">
        <w:t>r of degrees of freedom</w:t>
      </w:r>
      <w:r w:rsidR="004D3A22" w:rsidRPr="00E07FB0">
        <w:t>.</w:t>
      </w:r>
      <w:r w:rsidR="00767004" w:rsidRPr="00E07FB0">
        <w:t xml:space="preserve"> With </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00767004" w:rsidRPr="00E07FB0">
        <w:t xml:space="preserve"> time points and two replicates, </w:t>
      </w:r>
      <m:oMath>
        <m:sSub>
          <m:sSubPr>
            <m:ctrlPr>
              <w:rPr>
                <w:rFonts w:ascii="Cambria Math" w:hAnsi="Cambria Math"/>
                <w:i/>
              </w:rPr>
            </m:ctrlPr>
          </m:sSubPr>
          <m:e>
            <m:r>
              <w:rPr>
                <w:rFonts w:ascii="Cambria Math" w:hAnsi="Cambria Math"/>
              </w:rPr>
              <m:t>n</m:t>
            </m:r>
          </m:e>
          <m:sub>
            <m:r>
              <w:rPr>
                <w:rFonts w:ascii="Cambria Math" w:hAnsi="Cambria Math"/>
              </w:rPr>
              <m:t>c</m:t>
            </m:r>
          </m:sub>
        </m:sSub>
      </m:oMath>
      <w:r w:rsidR="00767004" w:rsidRPr="00E07FB0">
        <w:t xml:space="preserve"> is an integer between 3 and </w:t>
      </w:r>
      <m:oMath>
        <m:r>
          <w:rPr>
            <w:rFonts w:ascii="Cambria Math" w:hAnsi="Cambria Math"/>
          </w:rPr>
          <m:t>2</m:t>
        </m:r>
        <m:sSub>
          <m:sSubPr>
            <m:ctrlPr>
              <w:rPr>
                <w:rFonts w:ascii="Cambria Math" w:hAnsi="Cambria Math"/>
                <w:i/>
              </w:rPr>
            </m:ctrlPr>
          </m:sSubPr>
          <m:e>
            <m:r>
              <w:rPr>
                <w:rFonts w:ascii="Cambria Math" w:hAnsi="Cambria Math"/>
              </w:rPr>
              <m:t>n</m:t>
            </m:r>
          </m:e>
          <m:sub>
            <m:r>
              <w:rPr>
                <w:rFonts w:ascii="Cambria Math" w:hAnsi="Cambria Math"/>
              </w:rPr>
              <m:t>t</m:t>
            </m:r>
          </m:sub>
        </m:sSub>
      </m:oMath>
      <w:r w:rsidR="00767004" w:rsidRPr="00E07FB0">
        <w:t>. The raw</w:t>
      </w:r>
      <w:r w:rsidR="008C7535" w:rsidRPr="00E07FB0">
        <w:t xml:space="preserve"> p-values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2203B6" w:rsidRPr="00E07FB0">
        <w:t xml:space="preserve"> </w:t>
      </w:r>
      <w:r w:rsidR="008C7535" w:rsidRPr="00E07FB0">
        <w:t xml:space="preserve">are transformed into posterior probabilities </w:t>
      </w:r>
      <m:oMath>
        <m:sSub>
          <m:sSubPr>
            <m:ctrlPr>
              <w:rPr>
                <w:rFonts w:ascii="Cambria Math" w:hAnsi="Cambria Math"/>
                <w:i/>
              </w:rPr>
            </m:ctrlPr>
          </m:sSubPr>
          <m:e>
            <m:r>
              <w:rPr>
                <w:rFonts w:ascii="Cambria Math" w:hAnsi="Cambria Math"/>
              </w:rPr>
              <m:t>PP</m:t>
            </m:r>
          </m:e>
          <m:sub>
            <m:r>
              <w:rPr>
                <w:rFonts w:ascii="Cambria Math" w:hAnsi="Cambria Math"/>
              </w:rPr>
              <m:t>c</m:t>
            </m:r>
          </m:sub>
        </m:sSub>
      </m:oMath>
      <w:r w:rsidR="002203B6" w:rsidRPr="00E07FB0">
        <w:t xml:space="preserve"> </w:t>
      </w:r>
      <w:r w:rsidR="008C7535" w:rsidRPr="00E07FB0">
        <w:t xml:space="preserve">using theory of </w:t>
      </w:r>
      <w:r w:rsidR="0005354E">
        <w:t>Storey</w:t>
      </w:r>
      <w:r w:rsidR="0005354E">
        <w:rPr>
          <w:vertAlign w:val="superscript"/>
        </w:rPr>
        <w:t>25,26</w:t>
      </w:r>
      <w:r w:rsidR="00E6594B" w:rsidRPr="006D5776">
        <w:rPr>
          <w:rFonts w:eastAsia="Times New Roman" w:cs="Times New Roman"/>
          <w:highlight w:val="yellow"/>
        </w:rPr>
        <w:t>,</w:t>
      </w:r>
      <w:r w:rsidR="00E6594B" w:rsidRPr="00E07FB0">
        <w:rPr>
          <w:rFonts w:eastAsia="Times New Roman" w:cs="Times New Roman"/>
        </w:rPr>
        <w:t xml:space="preserve"> </w:t>
      </w:r>
      <w:r w:rsidR="002203B6" w:rsidRPr="00E07FB0">
        <w:t>which</w:t>
      </w:r>
      <w:r w:rsidR="008C7535" w:rsidRPr="00E07FB0">
        <w:t xml:space="preserve"> connects frequentist </w:t>
      </w:r>
      <m:oMath>
        <m:r>
          <w:rPr>
            <w:rFonts w:ascii="Cambria Math" w:hAnsi="Cambria Math"/>
          </w:rPr>
          <m:t>p</m:t>
        </m:r>
      </m:oMath>
      <w:r w:rsidR="008C7535" w:rsidRPr="00E07FB0">
        <w:t>-values with Bayesian posterior probabilities in the context of the two</w:t>
      </w:r>
      <w:r w:rsidR="0081541E" w:rsidRPr="00E07FB0">
        <w:t>-groups model.</w:t>
      </w:r>
      <w:r w:rsidR="002203B6" w:rsidRPr="00E07FB0">
        <w:t xml:space="preserve"> We find that roughly 2/3 of the posterior probabilities are zero, which means that about 2/3 of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002203B6" w:rsidRPr="00E07FB0">
        <w:t xml:space="preserve">’s in </w:t>
      </w:r>
      <w:del w:id="297" w:author="Amanda Birmingham" w:date="2016-08-31T16:46:00Z">
        <w:r w:rsidR="002203B6" w:rsidRPr="00E07FB0" w:rsidDel="00C37D8C">
          <w:delText xml:space="preserve">equations </w:delText>
        </w:r>
      </w:del>
      <w:ins w:id="298" w:author="Amanda Birmingham" w:date="2016-08-31T16:46:00Z">
        <w:r w:rsidR="00C37D8C">
          <w:t>Eq.</w:t>
        </w:r>
        <w:r w:rsidR="00C37D8C" w:rsidRPr="00E07FB0">
          <w:t xml:space="preserve"> </w:t>
        </w:r>
      </w:ins>
      <w:r w:rsidR="002203B6" w:rsidRPr="00E07FB0">
        <w:t xml:space="preserve">(2) are </w:t>
      </w:r>
      <w:r w:rsidR="00C81EA3" w:rsidRPr="00E07FB0">
        <w:t>spurious and are likely truly zero</w:t>
      </w:r>
      <w:r w:rsidR="002203B6" w:rsidRPr="00E07FB0">
        <w:t>. We avoid fittin</w:t>
      </w:r>
      <w:r w:rsidR="00096EC3" w:rsidRPr="00E07FB0">
        <w:t>g to noise by designing a</w:t>
      </w:r>
      <w:r w:rsidR="002203B6" w:rsidRPr="00E07FB0">
        <w:t xml:space="preserve"> </w:t>
      </w:r>
      <w:r w:rsidR="00096EC3" w:rsidRPr="00E07FB0">
        <w:t xml:space="preserve">numerical </w:t>
      </w:r>
      <w:r w:rsidR="002203B6" w:rsidRPr="00E07FB0">
        <w:t>Bayesian ensemble of experiments:</w:t>
      </w:r>
      <w:r w:rsidR="002203B6" w:rsidRPr="00E07FB0">
        <w:rPr>
          <w:rFonts w:eastAsia="Times New Roman"/>
          <w:color w:val="auto"/>
        </w:rPr>
        <w:t xml:space="preserve"> </w:t>
      </w:r>
      <w:r w:rsidR="002203B6" w:rsidRPr="00E07FB0">
        <w:t xml:space="preserve">In each member of the ensemble we </w:t>
      </w:r>
      <w:r w:rsidR="00096EC3" w:rsidRPr="00E07FB0">
        <w:t xml:space="preserve">assign a fitness value to construct </w:t>
      </w:r>
      <m:oMath>
        <m:r>
          <w:rPr>
            <w:rFonts w:ascii="Cambria Math" w:hAnsi="Cambria Math"/>
          </w:rPr>
          <m:t>c</m:t>
        </m:r>
      </m:oMath>
      <w:r w:rsidR="00096EC3" w:rsidRPr="00E07FB0">
        <w:t>, which</w:t>
      </w:r>
      <w:r w:rsidR="00285B1B" w:rsidRPr="00E07FB0">
        <w:t xml:space="preserve"> is</w:t>
      </w:r>
      <w:r w:rsidR="00096EC3" w:rsidRPr="00E07FB0">
        <w:t xml:space="preserve"> either 0 with probability </w:t>
      </w:r>
      <m:oMath>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PP</m:t>
                </m:r>
              </m:e>
              <m:sub>
                <m:r>
                  <w:rPr>
                    <w:rFonts w:ascii="Cambria Math" w:hAnsi="Cambria Math"/>
                  </w:rPr>
                  <m:t>c</m:t>
                </m:r>
              </m:sub>
            </m:sSub>
          </m:e>
        </m:d>
      </m:oMath>
      <w:r w:rsidR="009F3FBA" w:rsidRPr="00E07FB0">
        <w:t>,</w:t>
      </w:r>
      <w:r w:rsidR="00096EC3" w:rsidRPr="00E07FB0">
        <w:t xml:space="preserve"> or a random Gaussian-distributed number with mean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00096EC3" w:rsidRPr="00E07FB0">
        <w:t xml:space="preserve"> and standard </w:t>
      </w:r>
      <w:r w:rsidR="00192E2C" w:rsidRPr="00E07FB0">
        <w:t xml:space="preserve">deviation </w:t>
      </w:r>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rPr>
              <m:t>-2</m:t>
            </m:r>
          </m:e>
        </m:rad>
        <m:r>
          <w:rPr>
            <w:rFonts w:ascii="Cambria Math" w:hAnsi="Cambria Math"/>
          </w:rPr>
          <m:t>×SE</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c</m:t>
                </m:r>
              </m:sub>
            </m:sSub>
          </m:e>
        </m:d>
      </m:oMath>
      <w:r w:rsidR="00096EC3" w:rsidRPr="00E07FB0">
        <w:t xml:space="preserve">. </w:t>
      </w:r>
      <w:r w:rsidR="006363AA" w:rsidRPr="00E07FB0">
        <w:t xml:space="preserve">The latter value of standard deviation includes </w:t>
      </w:r>
      <w:r w:rsidR="00F75645" w:rsidRPr="00E07FB0">
        <w:t>both the</w:t>
      </w:r>
      <w:r w:rsidR="006363AA" w:rsidRPr="00E07FB0">
        <w:t xml:space="preserve"> experimental variance from sampling and counting</w:t>
      </w:r>
      <w:del w:id="299" w:author="Amanda Birmingham" w:date="2016-08-31T16:46:00Z">
        <w:r w:rsidR="006363AA" w:rsidRPr="00E07FB0" w:rsidDel="00C37D8C">
          <w:delText>,</w:delText>
        </w:r>
      </w:del>
      <w:r w:rsidR="006363AA" w:rsidRPr="00E07FB0">
        <w:t xml:space="preserve"> as well as possible biological variance. </w:t>
      </w:r>
      <w:r w:rsidR="0068122C" w:rsidRPr="00E07FB0">
        <w:t>All</w:t>
      </w:r>
      <w:r w:rsidR="00C81EA3" w:rsidRPr="00E07FB0">
        <w:t xml:space="preserve"> c</w:t>
      </w:r>
      <w:r w:rsidR="006363AA" w:rsidRPr="00E07FB0">
        <w:t xml:space="preserve">ell subpopulations </w:t>
      </w:r>
      <w:r w:rsidR="0068122C" w:rsidRPr="00E07FB0">
        <w:t xml:space="preserve">are made </w:t>
      </w:r>
      <w:r w:rsidR="006363AA" w:rsidRPr="00E07FB0">
        <w:t xml:space="preserve">explicitly statistically </w:t>
      </w:r>
      <w:r w:rsidR="00C81EA3" w:rsidRPr="00E07FB0">
        <w:t>independent, which is true if they are not interacting</w:t>
      </w:r>
      <w:r w:rsidR="00775C4C">
        <w:t xml:space="preserve"> as expressed by Eq. (1)</w:t>
      </w:r>
      <w:r w:rsidR="00C81EA3" w:rsidRPr="00E07FB0">
        <w:t>.</w:t>
      </w:r>
      <w:r w:rsidR="009F3FBA" w:rsidRPr="00E07FB0">
        <w:t xml:space="preserve"> </w:t>
      </w:r>
      <w:r w:rsidR="00E6594B" w:rsidRPr="00E07FB0">
        <w:t>We typically create</w:t>
      </w:r>
      <w:r w:rsidR="006363AA" w:rsidRPr="00E07FB0">
        <w:t xml:space="preserve"> </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rsidR="00775C4C">
        <w:t xml:space="preserve"> samples</w:t>
      </w:r>
      <w:r w:rsidR="006363AA" w:rsidRPr="00E07FB0">
        <w:t xml:space="preserve">, calculate gene-level quantities </w:t>
      </w:r>
      <m:oMath>
        <m:sSub>
          <m:sSubPr>
            <m:ctrlPr>
              <w:rPr>
                <w:rFonts w:ascii="Cambria Math" w:hAnsi="Cambria Math"/>
                <w:i/>
              </w:rPr>
            </m:ctrlPr>
          </m:sSubPr>
          <m:e>
            <m:r>
              <w:rPr>
                <w:rFonts w:ascii="Cambria Math" w:hAnsi="Cambria Math"/>
              </w:rPr>
              <m:t>f</m:t>
            </m:r>
          </m:e>
          <m:sub>
            <m:r>
              <w:rPr>
                <w:rFonts w:ascii="Cambria Math" w:hAnsi="Cambria Math"/>
              </w:rPr>
              <m:t>g</m:t>
            </m:r>
          </m:sub>
        </m:sSub>
      </m:oMath>
      <w:r w:rsidR="006363AA" w:rsidRPr="00E07FB0">
        <w:t xml:space="preserve"> and </w:t>
      </w:r>
      <m:oMath>
        <m:sSub>
          <m:sSubPr>
            <m:ctrlPr>
              <w:rPr>
                <w:rFonts w:ascii="Cambria Math" w:hAnsi="Cambria Math"/>
                <w:i/>
              </w:rPr>
            </m:ctrlPr>
          </m:sSubPr>
          <m:e>
            <m:r>
              <w:rPr>
                <w:rFonts w:ascii="Cambria Math" w:hAnsi="Cambria Math"/>
              </w:rPr>
              <m:t>π</m:t>
            </m:r>
          </m:e>
          <m:sub>
            <m:r>
              <w:rPr>
                <w:rFonts w:ascii="Cambria Math" w:hAnsi="Cambria Math"/>
              </w:rPr>
              <m:t>gg'</m:t>
            </m:r>
          </m:sub>
        </m:sSub>
      </m:oMath>
      <w:r w:rsidR="006363AA" w:rsidRPr="00E07FB0">
        <w:t xml:space="preserve"> </w:t>
      </w:r>
      <w:r w:rsidR="0068122C" w:rsidRPr="00E07FB0">
        <w:t xml:space="preserve">for each </w:t>
      </w:r>
      <w:r w:rsidR="00775C4C">
        <w:t xml:space="preserve">ensemble </w:t>
      </w:r>
      <w:r w:rsidR="0068122C" w:rsidRPr="00E07FB0">
        <w:t>member, and report ensemble mean values and other statistics</w:t>
      </w:r>
      <w:r w:rsidR="006363AA" w:rsidRPr="00E07FB0">
        <w:t>.</w:t>
      </w:r>
      <w:r w:rsidR="005D1FD4">
        <w:t xml:space="preserve"> We think the above sampling procedure </w:t>
      </w:r>
      <w:r w:rsidR="00823C2D">
        <w:t>is a reasonable data-driven solution to the bias-versus-variance problem.</w:t>
      </w:r>
      <w:r w:rsidR="00775C4C">
        <w:t xml:space="preserve"> </w:t>
      </w:r>
      <w:del w:id="300" w:author="Amanda Birmingham" w:date="2016-08-31T16:47:00Z">
        <w:r w:rsidR="00775C4C" w:rsidDel="00C37D8C">
          <w:delText>In the end</w:delText>
        </w:r>
      </w:del>
      <w:ins w:id="301" w:author="Amanda Birmingham" w:date="2016-08-31T16:47:00Z">
        <w:r w:rsidR="00C37D8C">
          <w:t>Finally,</w:t>
        </w:r>
      </w:ins>
      <w:r w:rsidR="00775C4C">
        <w:t xml:space="preserve"> we consider interaction to be a candidate for further validation if it has a large absolute </w:t>
      </w:r>
      <w:r w:rsidR="00775C4C">
        <w:rPr>
          <w:i/>
        </w:rPr>
        <w:t>z</w:t>
      </w:r>
      <w:r w:rsidR="00775C4C">
        <w:t>-score</w:t>
      </w:r>
      <w:r w:rsidR="00DE43A6">
        <w:t xml:space="preserve">, typically </w:t>
      </w:r>
      <m:oMath>
        <m:d>
          <m:dPr>
            <m:begChr m:val="|"/>
            <m:endChr m:val="|"/>
            <m:ctrlPr>
              <w:rPr>
                <w:rFonts w:ascii="Cambria Math" w:hAnsi="Cambria Math"/>
                <w:i/>
              </w:rPr>
            </m:ctrlPr>
          </m:dPr>
          <m:e>
            <m:r>
              <w:rPr>
                <w:rFonts w:ascii="Cambria Math" w:hAnsi="Cambria Math"/>
              </w:rPr>
              <m:t>z</m:t>
            </m:r>
          </m:e>
        </m:d>
        <m:r>
          <w:rPr>
            <w:rFonts w:ascii="Cambria Math" w:hAnsi="Cambria Math"/>
          </w:rPr>
          <m:t>&gt;3.</m:t>
        </m:r>
      </m:oMath>
      <w:r w:rsidR="00775C4C">
        <w:t xml:space="preserve"> </w:t>
      </w:r>
    </w:p>
    <w:p w14:paraId="53850968" w14:textId="31C6C58E" w:rsidR="00285B1B" w:rsidRPr="00E07FB0" w:rsidRDefault="00285B1B" w:rsidP="00F01378">
      <w:pPr>
        <w:pStyle w:val="Normal1"/>
        <w:spacing w:line="480" w:lineRule="auto"/>
        <w:jc w:val="both"/>
      </w:pPr>
    </w:p>
    <w:p w14:paraId="11623408" w14:textId="77777777" w:rsidR="00690C47" w:rsidRPr="00E07FB0" w:rsidRDefault="00690C47" w:rsidP="00F01378">
      <w:pPr>
        <w:pStyle w:val="Normal1"/>
        <w:spacing w:line="480" w:lineRule="auto"/>
        <w:jc w:val="both"/>
      </w:pPr>
    </w:p>
    <w:p w14:paraId="1C8D36FE" w14:textId="77777777" w:rsidR="00886DA0" w:rsidRPr="00E07FB0" w:rsidRDefault="00886DA0" w:rsidP="00F01378">
      <w:pPr>
        <w:pStyle w:val="Normal1"/>
        <w:spacing w:line="480" w:lineRule="auto"/>
        <w:jc w:val="both"/>
      </w:pPr>
    </w:p>
    <w:p w14:paraId="6ECA55FB" w14:textId="3AED2ED0" w:rsidR="00D758D0" w:rsidRPr="00E07FB0" w:rsidRDefault="00492E1E" w:rsidP="00F01378">
      <w:pPr>
        <w:pStyle w:val="Normal1"/>
        <w:spacing w:line="480" w:lineRule="auto"/>
        <w:jc w:val="both"/>
      </w:pPr>
      <w:r w:rsidRPr="00E07FB0">
        <w:rPr>
          <w:b/>
        </w:rPr>
        <w:br/>
      </w:r>
      <w:r w:rsidR="00D758D0" w:rsidRPr="00E07FB0">
        <w:rPr>
          <w:b/>
        </w:rPr>
        <w:br w:type="page"/>
      </w:r>
    </w:p>
    <w:p w14:paraId="222E5FE7" w14:textId="4E95F6D5" w:rsidR="00DF3E64" w:rsidRPr="00E07FB0" w:rsidRDefault="00D758D0" w:rsidP="00F01378">
      <w:pPr>
        <w:tabs>
          <w:tab w:val="num" w:pos="720"/>
        </w:tabs>
        <w:spacing w:line="480" w:lineRule="auto"/>
        <w:jc w:val="both"/>
        <w:rPr>
          <w:rFonts w:cs="Lucida Sans Unicode"/>
          <w:b/>
          <w:shd w:val="clear" w:color="auto" w:fill="FFFFFF"/>
        </w:rPr>
      </w:pPr>
      <w:r w:rsidRPr="00E07FB0">
        <w:rPr>
          <w:rFonts w:cs="Lucida Sans Unicode"/>
          <w:b/>
          <w:shd w:val="clear" w:color="auto" w:fill="FFFFFF"/>
        </w:rPr>
        <w:lastRenderedPageBreak/>
        <w:t>References</w:t>
      </w:r>
    </w:p>
    <w:p w14:paraId="35D2D74E" w14:textId="77777777" w:rsidR="003F1B03" w:rsidRPr="00E07FB0" w:rsidRDefault="00DF3E64" w:rsidP="00F01378">
      <w:pPr>
        <w:pStyle w:val="EndNoteBibliography"/>
        <w:spacing w:line="480" w:lineRule="auto"/>
        <w:ind w:left="720" w:hanging="720"/>
        <w:rPr>
          <w:noProof/>
        </w:rPr>
      </w:pPr>
      <w:r w:rsidRPr="00E07FB0">
        <w:rPr>
          <w:b/>
        </w:rPr>
        <w:fldChar w:fldCharType="begin"/>
      </w:r>
      <w:r w:rsidRPr="00E07FB0">
        <w:rPr>
          <w:b/>
        </w:rPr>
        <w:instrText xml:space="preserve"> ADDIN EN.REFLIST </w:instrText>
      </w:r>
      <w:r w:rsidRPr="00E07FB0">
        <w:rPr>
          <w:b/>
        </w:rPr>
        <w:fldChar w:fldCharType="separate"/>
      </w:r>
      <w:r w:rsidR="003F1B03" w:rsidRPr="00E07FB0">
        <w:rPr>
          <w:noProof/>
        </w:rPr>
        <w:t>1.</w:t>
      </w:r>
      <w:r w:rsidR="003F1B03" w:rsidRPr="00E07FB0">
        <w:rPr>
          <w:noProof/>
        </w:rPr>
        <w:tab/>
        <w:t xml:space="preserve">Krogan, N.J., Lippman, S., Agard, D.A., Ashworth, A. &amp; Ideker, T. The cancer cell map initiative: defining the hallmark networks of cancer. </w:t>
      </w:r>
      <w:r w:rsidR="003F1B03" w:rsidRPr="00E07FB0">
        <w:rPr>
          <w:i/>
          <w:noProof/>
        </w:rPr>
        <w:t>Mol Cell</w:t>
      </w:r>
      <w:r w:rsidR="003F1B03" w:rsidRPr="00E07FB0">
        <w:rPr>
          <w:noProof/>
        </w:rPr>
        <w:t xml:space="preserve"> </w:t>
      </w:r>
      <w:r w:rsidR="003F1B03" w:rsidRPr="00E07FB0">
        <w:rPr>
          <w:b/>
          <w:noProof/>
        </w:rPr>
        <w:t>58</w:t>
      </w:r>
      <w:r w:rsidR="003F1B03" w:rsidRPr="00E07FB0">
        <w:rPr>
          <w:noProof/>
        </w:rPr>
        <w:t>, 690-8 (2015).</w:t>
      </w:r>
    </w:p>
    <w:p w14:paraId="6A295A79" w14:textId="77777777" w:rsidR="003F1B03" w:rsidRPr="00E07FB0" w:rsidRDefault="003F1B03" w:rsidP="00F01378">
      <w:pPr>
        <w:pStyle w:val="EndNoteBibliography"/>
        <w:spacing w:line="480" w:lineRule="auto"/>
        <w:ind w:left="720" w:hanging="720"/>
        <w:rPr>
          <w:noProof/>
        </w:rPr>
      </w:pPr>
      <w:r w:rsidRPr="00E07FB0">
        <w:rPr>
          <w:noProof/>
        </w:rPr>
        <w:t>2.</w:t>
      </w:r>
      <w:r w:rsidRPr="00E07FB0">
        <w:rPr>
          <w:noProof/>
        </w:rPr>
        <w:tab/>
        <w:t>Hofree, M.</w:t>
      </w:r>
      <w:r w:rsidRPr="00E07FB0">
        <w:rPr>
          <w:i/>
          <w:noProof/>
        </w:rPr>
        <w:t xml:space="preserve"> et al.</w:t>
      </w:r>
      <w:r w:rsidRPr="00E07FB0">
        <w:rPr>
          <w:noProof/>
        </w:rPr>
        <w:t xml:space="preserve"> Challenges in identifying cancer genes by analysis of exome sequencing data. </w:t>
      </w:r>
      <w:r w:rsidRPr="00E07FB0">
        <w:rPr>
          <w:i/>
          <w:noProof/>
        </w:rPr>
        <w:t>Nat Commun</w:t>
      </w:r>
      <w:r w:rsidRPr="00E07FB0">
        <w:rPr>
          <w:noProof/>
        </w:rPr>
        <w:t xml:space="preserve"> </w:t>
      </w:r>
      <w:r w:rsidRPr="00E07FB0">
        <w:rPr>
          <w:b/>
          <w:noProof/>
        </w:rPr>
        <w:t>7</w:t>
      </w:r>
      <w:r w:rsidRPr="00E07FB0">
        <w:rPr>
          <w:noProof/>
        </w:rPr>
        <w:t>(2016).</w:t>
      </w:r>
    </w:p>
    <w:p w14:paraId="181C4B53" w14:textId="77777777" w:rsidR="003F1B03" w:rsidRPr="00E07FB0" w:rsidRDefault="003F1B03" w:rsidP="00F01378">
      <w:pPr>
        <w:pStyle w:val="EndNoteBibliography"/>
        <w:spacing w:line="480" w:lineRule="auto"/>
        <w:ind w:left="720" w:hanging="720"/>
        <w:rPr>
          <w:noProof/>
        </w:rPr>
      </w:pPr>
      <w:r w:rsidRPr="00E07FB0">
        <w:rPr>
          <w:noProof/>
        </w:rPr>
        <w:t>3.</w:t>
      </w:r>
      <w:r w:rsidRPr="00E07FB0">
        <w:rPr>
          <w:noProof/>
        </w:rPr>
        <w:tab/>
        <w:t>Luo, B.</w:t>
      </w:r>
      <w:r w:rsidRPr="00E07FB0">
        <w:rPr>
          <w:i/>
          <w:noProof/>
        </w:rPr>
        <w:t xml:space="preserve"> et al.</w:t>
      </w:r>
      <w:r w:rsidRPr="00E07FB0">
        <w:rPr>
          <w:noProof/>
        </w:rPr>
        <w:t xml:space="preserve"> Highly parallel identification of essential genes in cancer cells. </w:t>
      </w:r>
      <w:r w:rsidRPr="00E07FB0">
        <w:rPr>
          <w:i/>
          <w:noProof/>
        </w:rPr>
        <w:t>Proc Natl Acad Sci U S A</w:t>
      </w:r>
      <w:r w:rsidRPr="00E07FB0">
        <w:rPr>
          <w:noProof/>
        </w:rPr>
        <w:t xml:space="preserve"> </w:t>
      </w:r>
      <w:r w:rsidRPr="00E07FB0">
        <w:rPr>
          <w:b/>
          <w:noProof/>
        </w:rPr>
        <w:t>105</w:t>
      </w:r>
      <w:r w:rsidRPr="00E07FB0">
        <w:rPr>
          <w:noProof/>
        </w:rPr>
        <w:t>, 20380-5 (2008).</w:t>
      </w:r>
    </w:p>
    <w:p w14:paraId="0CA0D910" w14:textId="77777777" w:rsidR="003F1B03" w:rsidRPr="00E07FB0" w:rsidRDefault="003F1B03" w:rsidP="00F01378">
      <w:pPr>
        <w:pStyle w:val="EndNoteBibliography"/>
        <w:spacing w:line="480" w:lineRule="auto"/>
        <w:ind w:left="720" w:hanging="720"/>
        <w:rPr>
          <w:noProof/>
        </w:rPr>
      </w:pPr>
      <w:r w:rsidRPr="00E07FB0">
        <w:rPr>
          <w:noProof/>
        </w:rPr>
        <w:t>4.</w:t>
      </w:r>
      <w:r w:rsidRPr="00E07FB0">
        <w:rPr>
          <w:noProof/>
        </w:rPr>
        <w:tab/>
        <w:t>Skalamera, D.</w:t>
      </w:r>
      <w:r w:rsidRPr="00E07FB0">
        <w:rPr>
          <w:i/>
          <w:noProof/>
        </w:rPr>
        <w:t xml:space="preserve"> et al.</w:t>
      </w:r>
      <w:r w:rsidRPr="00E07FB0">
        <w:rPr>
          <w:noProof/>
        </w:rPr>
        <w:t xml:space="preserve"> A high-throughput platform for lentiviral overexpression screening of the human ORFeome. </w:t>
      </w:r>
      <w:r w:rsidRPr="00E07FB0">
        <w:rPr>
          <w:i/>
          <w:noProof/>
        </w:rPr>
        <w:t>PLoS One</w:t>
      </w:r>
      <w:r w:rsidRPr="00E07FB0">
        <w:rPr>
          <w:noProof/>
        </w:rPr>
        <w:t xml:space="preserve"> </w:t>
      </w:r>
      <w:r w:rsidRPr="00E07FB0">
        <w:rPr>
          <w:b/>
          <w:noProof/>
        </w:rPr>
        <w:t>6</w:t>
      </w:r>
      <w:r w:rsidRPr="00E07FB0">
        <w:rPr>
          <w:noProof/>
        </w:rPr>
        <w:t>, e20057 (2011).</w:t>
      </w:r>
    </w:p>
    <w:p w14:paraId="3F8CD5C3" w14:textId="77777777" w:rsidR="003F1B03" w:rsidRPr="00E07FB0" w:rsidRDefault="003F1B03" w:rsidP="00F01378">
      <w:pPr>
        <w:pStyle w:val="EndNoteBibliography"/>
        <w:spacing w:line="480" w:lineRule="auto"/>
        <w:ind w:left="720" w:hanging="720"/>
        <w:rPr>
          <w:noProof/>
        </w:rPr>
      </w:pPr>
      <w:r w:rsidRPr="00E07FB0">
        <w:rPr>
          <w:noProof/>
        </w:rPr>
        <w:t>5.</w:t>
      </w:r>
      <w:r w:rsidRPr="00E07FB0">
        <w:rPr>
          <w:noProof/>
        </w:rPr>
        <w:tab/>
        <w:t>Wang, T.</w:t>
      </w:r>
      <w:r w:rsidRPr="00E07FB0">
        <w:rPr>
          <w:i/>
          <w:noProof/>
        </w:rPr>
        <w:t xml:space="preserve"> et al.</w:t>
      </w:r>
      <w:r w:rsidRPr="00E07FB0">
        <w:rPr>
          <w:noProof/>
        </w:rPr>
        <w:t xml:space="preserve"> Identification and characterization of essential genes in the human genome. </w:t>
      </w:r>
      <w:r w:rsidRPr="00E07FB0">
        <w:rPr>
          <w:i/>
          <w:noProof/>
        </w:rPr>
        <w:t>Science</w:t>
      </w:r>
      <w:r w:rsidRPr="00E07FB0">
        <w:rPr>
          <w:noProof/>
        </w:rPr>
        <w:t xml:space="preserve"> (2015).</w:t>
      </w:r>
    </w:p>
    <w:p w14:paraId="1A12D435" w14:textId="77777777" w:rsidR="003F1B03" w:rsidRPr="00E07FB0" w:rsidRDefault="003F1B03" w:rsidP="00F01378">
      <w:pPr>
        <w:pStyle w:val="EndNoteBibliography"/>
        <w:spacing w:line="480" w:lineRule="auto"/>
        <w:ind w:left="720" w:hanging="720"/>
        <w:rPr>
          <w:noProof/>
        </w:rPr>
      </w:pPr>
      <w:r w:rsidRPr="00E07FB0">
        <w:rPr>
          <w:noProof/>
        </w:rPr>
        <w:t>6.</w:t>
      </w:r>
      <w:r w:rsidRPr="00E07FB0">
        <w:rPr>
          <w:noProof/>
        </w:rPr>
        <w:tab/>
        <w:t>Vizeacoumar, F.J.</w:t>
      </w:r>
      <w:r w:rsidRPr="00E07FB0">
        <w:rPr>
          <w:i/>
          <w:noProof/>
        </w:rPr>
        <w:t xml:space="preserve"> et al.</w:t>
      </w:r>
      <w:r w:rsidRPr="00E07FB0">
        <w:rPr>
          <w:noProof/>
        </w:rPr>
        <w:t xml:space="preserve"> A negative genetic interaction map in isogenic cancer cell lines reveals cancer cell vulnerabilities. </w:t>
      </w:r>
      <w:r w:rsidRPr="00E07FB0">
        <w:rPr>
          <w:i/>
          <w:noProof/>
        </w:rPr>
        <w:t>Mol Syst Biol</w:t>
      </w:r>
      <w:r w:rsidRPr="00E07FB0">
        <w:rPr>
          <w:noProof/>
        </w:rPr>
        <w:t xml:space="preserve"> </w:t>
      </w:r>
      <w:r w:rsidRPr="00E07FB0">
        <w:rPr>
          <w:b/>
          <w:noProof/>
        </w:rPr>
        <w:t>9</w:t>
      </w:r>
      <w:r w:rsidRPr="00E07FB0">
        <w:rPr>
          <w:noProof/>
        </w:rPr>
        <w:t>, 696 (2013).</w:t>
      </w:r>
    </w:p>
    <w:p w14:paraId="0DF68659" w14:textId="77777777" w:rsidR="003F1B03" w:rsidRPr="00E07FB0" w:rsidRDefault="003F1B03" w:rsidP="00F01378">
      <w:pPr>
        <w:pStyle w:val="EndNoteBibliography"/>
        <w:spacing w:line="480" w:lineRule="auto"/>
        <w:ind w:left="720" w:hanging="720"/>
        <w:rPr>
          <w:noProof/>
        </w:rPr>
      </w:pPr>
      <w:r w:rsidRPr="00E07FB0">
        <w:rPr>
          <w:noProof/>
        </w:rPr>
        <w:t>7.</w:t>
      </w:r>
      <w:r w:rsidRPr="00E07FB0">
        <w:rPr>
          <w:noProof/>
        </w:rPr>
        <w:tab/>
        <w:t>Whitehurst, A.W.</w:t>
      </w:r>
      <w:r w:rsidRPr="00E07FB0">
        <w:rPr>
          <w:i/>
          <w:noProof/>
        </w:rPr>
        <w:t xml:space="preserve"> et al.</w:t>
      </w:r>
      <w:r w:rsidRPr="00E07FB0">
        <w:rPr>
          <w:noProof/>
        </w:rPr>
        <w:t xml:space="preserve"> Synthetic lethal screen identification of chemosensitizer loci in cancer cells. </w:t>
      </w:r>
      <w:r w:rsidRPr="00E07FB0">
        <w:rPr>
          <w:i/>
          <w:noProof/>
        </w:rPr>
        <w:t>Nature</w:t>
      </w:r>
      <w:r w:rsidRPr="00E07FB0">
        <w:rPr>
          <w:noProof/>
        </w:rPr>
        <w:t xml:space="preserve"> </w:t>
      </w:r>
      <w:r w:rsidRPr="00E07FB0">
        <w:rPr>
          <w:b/>
          <w:noProof/>
        </w:rPr>
        <w:t>446</w:t>
      </w:r>
      <w:r w:rsidRPr="00E07FB0">
        <w:rPr>
          <w:noProof/>
        </w:rPr>
        <w:t>, 815-9 (2007).</w:t>
      </w:r>
    </w:p>
    <w:p w14:paraId="11809C7E" w14:textId="77777777" w:rsidR="003F1B03" w:rsidRPr="00E07FB0" w:rsidRDefault="003F1B03" w:rsidP="00F01378">
      <w:pPr>
        <w:pStyle w:val="EndNoteBibliography"/>
        <w:spacing w:line="480" w:lineRule="auto"/>
        <w:ind w:left="720" w:hanging="720"/>
        <w:rPr>
          <w:noProof/>
        </w:rPr>
      </w:pPr>
      <w:r w:rsidRPr="00E07FB0">
        <w:rPr>
          <w:noProof/>
        </w:rPr>
        <w:t>8.</w:t>
      </w:r>
      <w:r w:rsidRPr="00E07FB0">
        <w:rPr>
          <w:noProof/>
        </w:rPr>
        <w:tab/>
        <w:t>Bassik, M.C.</w:t>
      </w:r>
      <w:r w:rsidRPr="00E07FB0">
        <w:rPr>
          <w:i/>
          <w:noProof/>
        </w:rPr>
        <w:t xml:space="preserve"> et al.</w:t>
      </w:r>
      <w:r w:rsidRPr="00E07FB0">
        <w:rPr>
          <w:noProof/>
        </w:rPr>
        <w:t xml:space="preserve"> A systematic mammalian genetic interaction map reveals pathways underlying ricin susceptibility. </w:t>
      </w:r>
      <w:r w:rsidRPr="00E07FB0">
        <w:rPr>
          <w:i/>
          <w:noProof/>
        </w:rPr>
        <w:t>Cell</w:t>
      </w:r>
      <w:r w:rsidRPr="00E07FB0">
        <w:rPr>
          <w:noProof/>
        </w:rPr>
        <w:t xml:space="preserve"> </w:t>
      </w:r>
      <w:r w:rsidRPr="00E07FB0">
        <w:rPr>
          <w:b/>
          <w:noProof/>
        </w:rPr>
        <w:t>152</w:t>
      </w:r>
      <w:r w:rsidRPr="00E07FB0">
        <w:rPr>
          <w:noProof/>
        </w:rPr>
        <w:t>, 909-22 (2013).</w:t>
      </w:r>
    </w:p>
    <w:p w14:paraId="3CD68EC6" w14:textId="77777777" w:rsidR="003F1B03" w:rsidRPr="00E07FB0" w:rsidRDefault="003F1B03" w:rsidP="00F01378">
      <w:pPr>
        <w:pStyle w:val="EndNoteBibliography"/>
        <w:spacing w:line="480" w:lineRule="auto"/>
        <w:ind w:left="720" w:hanging="720"/>
        <w:rPr>
          <w:noProof/>
        </w:rPr>
      </w:pPr>
      <w:r w:rsidRPr="00E07FB0">
        <w:rPr>
          <w:noProof/>
        </w:rPr>
        <w:t>9.</w:t>
      </w:r>
      <w:r w:rsidRPr="00E07FB0">
        <w:rPr>
          <w:noProof/>
        </w:rPr>
        <w:tab/>
        <w:t>Horn, T.</w:t>
      </w:r>
      <w:r w:rsidRPr="00E07FB0">
        <w:rPr>
          <w:i/>
          <w:noProof/>
        </w:rPr>
        <w:t xml:space="preserve"> et al.</w:t>
      </w:r>
      <w:r w:rsidRPr="00E07FB0">
        <w:rPr>
          <w:noProof/>
        </w:rPr>
        <w:t xml:space="preserve"> Mapping of signaling networks through synthetic genetic interaction analysis by RNAi. </w:t>
      </w:r>
      <w:r w:rsidRPr="00E07FB0">
        <w:rPr>
          <w:i/>
          <w:noProof/>
        </w:rPr>
        <w:t>Nat Methods</w:t>
      </w:r>
      <w:r w:rsidRPr="00E07FB0">
        <w:rPr>
          <w:noProof/>
        </w:rPr>
        <w:t xml:space="preserve"> </w:t>
      </w:r>
      <w:r w:rsidRPr="00E07FB0">
        <w:rPr>
          <w:b/>
          <w:noProof/>
        </w:rPr>
        <w:t>8</w:t>
      </w:r>
      <w:r w:rsidRPr="00E07FB0">
        <w:rPr>
          <w:noProof/>
        </w:rPr>
        <w:t>, 341-6 (2011).</w:t>
      </w:r>
    </w:p>
    <w:p w14:paraId="1340EB00" w14:textId="77777777" w:rsidR="003F1B03" w:rsidRPr="00E07FB0" w:rsidRDefault="003F1B03" w:rsidP="00F01378">
      <w:pPr>
        <w:pStyle w:val="EndNoteBibliography"/>
        <w:spacing w:line="480" w:lineRule="auto"/>
        <w:ind w:left="720" w:hanging="720"/>
        <w:rPr>
          <w:noProof/>
        </w:rPr>
      </w:pPr>
      <w:r w:rsidRPr="00E07FB0">
        <w:rPr>
          <w:noProof/>
        </w:rPr>
        <w:t>10.</w:t>
      </w:r>
      <w:r w:rsidRPr="00E07FB0">
        <w:rPr>
          <w:noProof/>
        </w:rPr>
        <w:tab/>
        <w:t xml:space="preserve">Laufer, C., Fischer, B., Billmann, M., Huber, W. &amp; Boutros, M. Mapping genetic interactions in human cancer cells with RNAi and multiparametric phenotyping. </w:t>
      </w:r>
      <w:r w:rsidRPr="00E07FB0">
        <w:rPr>
          <w:i/>
          <w:noProof/>
        </w:rPr>
        <w:t>Nat Methods</w:t>
      </w:r>
      <w:r w:rsidRPr="00E07FB0">
        <w:rPr>
          <w:noProof/>
        </w:rPr>
        <w:t xml:space="preserve"> </w:t>
      </w:r>
      <w:r w:rsidRPr="00E07FB0">
        <w:rPr>
          <w:b/>
          <w:noProof/>
        </w:rPr>
        <w:t>10</w:t>
      </w:r>
      <w:r w:rsidRPr="00E07FB0">
        <w:rPr>
          <w:noProof/>
        </w:rPr>
        <w:t>, 427-31 (2013).</w:t>
      </w:r>
    </w:p>
    <w:p w14:paraId="349FC325" w14:textId="77777777" w:rsidR="003F1B03" w:rsidRPr="00E07FB0" w:rsidRDefault="003F1B03" w:rsidP="00F01378">
      <w:pPr>
        <w:pStyle w:val="EndNoteBibliography"/>
        <w:spacing w:line="480" w:lineRule="auto"/>
        <w:ind w:left="720" w:hanging="720"/>
        <w:rPr>
          <w:noProof/>
        </w:rPr>
      </w:pPr>
      <w:r w:rsidRPr="00E07FB0">
        <w:rPr>
          <w:noProof/>
        </w:rPr>
        <w:t>11.</w:t>
      </w:r>
      <w:r w:rsidRPr="00E07FB0">
        <w:rPr>
          <w:noProof/>
        </w:rPr>
        <w:tab/>
        <w:t>Mali, P.</w:t>
      </w:r>
      <w:r w:rsidRPr="00E07FB0">
        <w:rPr>
          <w:i/>
          <w:noProof/>
        </w:rPr>
        <w:t xml:space="preserve"> et al.</w:t>
      </w:r>
      <w:r w:rsidRPr="00E07FB0">
        <w:rPr>
          <w:noProof/>
        </w:rPr>
        <w:t xml:space="preserve"> RNA-guided human genome engineering via Cas9. </w:t>
      </w:r>
      <w:r w:rsidRPr="00E07FB0">
        <w:rPr>
          <w:i/>
          <w:noProof/>
        </w:rPr>
        <w:t>Science</w:t>
      </w:r>
      <w:r w:rsidRPr="00E07FB0">
        <w:rPr>
          <w:noProof/>
        </w:rPr>
        <w:t xml:space="preserve"> </w:t>
      </w:r>
      <w:r w:rsidRPr="00E07FB0">
        <w:rPr>
          <w:b/>
          <w:noProof/>
        </w:rPr>
        <w:t>339</w:t>
      </w:r>
      <w:r w:rsidRPr="00E07FB0">
        <w:rPr>
          <w:noProof/>
        </w:rPr>
        <w:t>, 823-6 (2013).</w:t>
      </w:r>
    </w:p>
    <w:p w14:paraId="3B6C2A2D" w14:textId="77777777" w:rsidR="003F1B03" w:rsidRPr="00E07FB0" w:rsidRDefault="003F1B03" w:rsidP="00F01378">
      <w:pPr>
        <w:pStyle w:val="EndNoteBibliography"/>
        <w:spacing w:line="480" w:lineRule="auto"/>
        <w:ind w:left="720" w:hanging="720"/>
        <w:rPr>
          <w:noProof/>
        </w:rPr>
      </w:pPr>
      <w:r w:rsidRPr="00E07FB0">
        <w:rPr>
          <w:noProof/>
        </w:rPr>
        <w:t>12.</w:t>
      </w:r>
      <w:r w:rsidRPr="00E07FB0">
        <w:rPr>
          <w:noProof/>
        </w:rPr>
        <w:tab/>
        <w:t>Cong, L.</w:t>
      </w:r>
      <w:r w:rsidRPr="00E07FB0">
        <w:rPr>
          <w:i/>
          <w:noProof/>
        </w:rPr>
        <w:t xml:space="preserve"> et al.</w:t>
      </w:r>
      <w:r w:rsidRPr="00E07FB0">
        <w:rPr>
          <w:noProof/>
        </w:rPr>
        <w:t xml:space="preserve"> Multiplex genome engineering using CRISPR/Cas systems. </w:t>
      </w:r>
      <w:r w:rsidRPr="00E07FB0">
        <w:rPr>
          <w:i/>
          <w:noProof/>
        </w:rPr>
        <w:t>Science</w:t>
      </w:r>
      <w:r w:rsidRPr="00E07FB0">
        <w:rPr>
          <w:noProof/>
        </w:rPr>
        <w:t xml:space="preserve"> </w:t>
      </w:r>
      <w:r w:rsidRPr="00E07FB0">
        <w:rPr>
          <w:b/>
          <w:noProof/>
        </w:rPr>
        <w:t>339</w:t>
      </w:r>
      <w:r w:rsidRPr="00E07FB0">
        <w:rPr>
          <w:noProof/>
        </w:rPr>
        <w:t>, 819-23 (2013).</w:t>
      </w:r>
    </w:p>
    <w:p w14:paraId="3044510C" w14:textId="77777777" w:rsidR="003F1B03" w:rsidRPr="00E07FB0" w:rsidRDefault="003F1B03" w:rsidP="00F01378">
      <w:pPr>
        <w:pStyle w:val="EndNoteBibliography"/>
        <w:spacing w:line="480" w:lineRule="auto"/>
        <w:ind w:left="720" w:hanging="720"/>
        <w:rPr>
          <w:noProof/>
        </w:rPr>
      </w:pPr>
      <w:r w:rsidRPr="00E07FB0">
        <w:rPr>
          <w:noProof/>
        </w:rPr>
        <w:lastRenderedPageBreak/>
        <w:t>13.</w:t>
      </w:r>
      <w:r w:rsidRPr="00E07FB0">
        <w:rPr>
          <w:noProof/>
        </w:rPr>
        <w:tab/>
        <w:t>Jinek, M.</w:t>
      </w:r>
      <w:r w:rsidRPr="00E07FB0">
        <w:rPr>
          <w:i/>
          <w:noProof/>
        </w:rPr>
        <w:t xml:space="preserve"> et al.</w:t>
      </w:r>
      <w:r w:rsidRPr="00E07FB0">
        <w:rPr>
          <w:noProof/>
        </w:rPr>
        <w:t xml:space="preserve"> RNA-programmed genome editing in human cells. </w:t>
      </w:r>
      <w:r w:rsidRPr="00E07FB0">
        <w:rPr>
          <w:i/>
          <w:noProof/>
        </w:rPr>
        <w:t>Elife</w:t>
      </w:r>
      <w:r w:rsidRPr="00E07FB0">
        <w:rPr>
          <w:noProof/>
        </w:rPr>
        <w:t xml:space="preserve"> </w:t>
      </w:r>
      <w:r w:rsidRPr="00E07FB0">
        <w:rPr>
          <w:b/>
          <w:noProof/>
        </w:rPr>
        <w:t>2</w:t>
      </w:r>
      <w:r w:rsidRPr="00E07FB0">
        <w:rPr>
          <w:noProof/>
        </w:rPr>
        <w:t>, e00471 (2013).</w:t>
      </w:r>
    </w:p>
    <w:p w14:paraId="21D4082F" w14:textId="77777777" w:rsidR="003F1B03" w:rsidRPr="00E07FB0" w:rsidRDefault="003F1B03" w:rsidP="00F01378">
      <w:pPr>
        <w:pStyle w:val="EndNoteBibliography"/>
        <w:spacing w:line="480" w:lineRule="auto"/>
        <w:ind w:left="720" w:hanging="720"/>
        <w:rPr>
          <w:noProof/>
        </w:rPr>
      </w:pPr>
      <w:r w:rsidRPr="00E07FB0">
        <w:rPr>
          <w:noProof/>
        </w:rPr>
        <w:t>14.</w:t>
      </w:r>
      <w:r w:rsidRPr="00E07FB0">
        <w:rPr>
          <w:noProof/>
        </w:rPr>
        <w:tab/>
        <w:t xml:space="preserve">Mali, P., Esvelt, K.M. &amp; Church, G.M. Cas9 as a versatile tool for engineering biology. </w:t>
      </w:r>
      <w:r w:rsidRPr="00E07FB0">
        <w:rPr>
          <w:i/>
          <w:noProof/>
        </w:rPr>
        <w:t>Nat Methods</w:t>
      </w:r>
      <w:r w:rsidRPr="00E07FB0">
        <w:rPr>
          <w:noProof/>
        </w:rPr>
        <w:t xml:space="preserve"> </w:t>
      </w:r>
      <w:r w:rsidRPr="00E07FB0">
        <w:rPr>
          <w:b/>
          <w:noProof/>
        </w:rPr>
        <w:t>10</w:t>
      </w:r>
      <w:r w:rsidRPr="00E07FB0">
        <w:rPr>
          <w:noProof/>
        </w:rPr>
        <w:t>, 957-63 (2013).</w:t>
      </w:r>
    </w:p>
    <w:p w14:paraId="74A73591" w14:textId="77777777" w:rsidR="003F1B03" w:rsidRPr="00E07FB0" w:rsidRDefault="003F1B03" w:rsidP="00F01378">
      <w:pPr>
        <w:pStyle w:val="EndNoteBibliography"/>
        <w:spacing w:line="480" w:lineRule="auto"/>
        <w:ind w:left="720" w:hanging="720"/>
        <w:rPr>
          <w:noProof/>
        </w:rPr>
      </w:pPr>
      <w:r w:rsidRPr="00E07FB0">
        <w:rPr>
          <w:noProof/>
        </w:rPr>
        <w:t>15.</w:t>
      </w:r>
      <w:r w:rsidRPr="00E07FB0">
        <w:rPr>
          <w:noProof/>
        </w:rPr>
        <w:tab/>
        <w:t xml:space="preserve">Kabadi, A.M., Ousterout, D.G., Hilton, I.B. &amp; Gersbach, C.A. Multiplex CRISPR/Cas9-based genome engineering from a single lentiviral vector. </w:t>
      </w:r>
      <w:r w:rsidRPr="00E07FB0">
        <w:rPr>
          <w:i/>
          <w:noProof/>
        </w:rPr>
        <w:t>Nucleic Acids Res</w:t>
      </w:r>
      <w:r w:rsidRPr="00E07FB0">
        <w:rPr>
          <w:noProof/>
        </w:rPr>
        <w:t xml:space="preserve"> </w:t>
      </w:r>
      <w:r w:rsidRPr="00E07FB0">
        <w:rPr>
          <w:b/>
          <w:noProof/>
        </w:rPr>
        <w:t>42</w:t>
      </w:r>
      <w:r w:rsidRPr="00E07FB0">
        <w:rPr>
          <w:noProof/>
        </w:rPr>
        <w:t>, e147 (2014).</w:t>
      </w:r>
    </w:p>
    <w:p w14:paraId="20E2D76D" w14:textId="77777777" w:rsidR="003F1B03" w:rsidRPr="00E07FB0" w:rsidRDefault="003F1B03" w:rsidP="00F01378">
      <w:pPr>
        <w:pStyle w:val="EndNoteBibliography"/>
        <w:spacing w:line="480" w:lineRule="auto"/>
        <w:ind w:left="720" w:hanging="720"/>
        <w:rPr>
          <w:noProof/>
        </w:rPr>
      </w:pPr>
      <w:r w:rsidRPr="00E07FB0">
        <w:rPr>
          <w:noProof/>
        </w:rPr>
        <w:t>16.</w:t>
      </w:r>
      <w:r w:rsidRPr="00E07FB0">
        <w:rPr>
          <w:noProof/>
        </w:rPr>
        <w:tab/>
        <w:t>Gilbert, L.A.</w:t>
      </w:r>
      <w:r w:rsidRPr="00E07FB0">
        <w:rPr>
          <w:i/>
          <w:noProof/>
        </w:rPr>
        <w:t xml:space="preserve"> et al.</w:t>
      </w:r>
      <w:r w:rsidRPr="00E07FB0">
        <w:rPr>
          <w:noProof/>
        </w:rPr>
        <w:t xml:space="preserve"> Genome-Scale CRISPR-Mediated Control of Gene Repression and Activation. </w:t>
      </w:r>
      <w:r w:rsidRPr="00E07FB0">
        <w:rPr>
          <w:i/>
          <w:noProof/>
        </w:rPr>
        <w:t>Cell</w:t>
      </w:r>
      <w:r w:rsidRPr="00E07FB0">
        <w:rPr>
          <w:noProof/>
        </w:rPr>
        <w:t xml:space="preserve"> </w:t>
      </w:r>
      <w:r w:rsidRPr="00E07FB0">
        <w:rPr>
          <w:b/>
          <w:noProof/>
        </w:rPr>
        <w:t>159</w:t>
      </w:r>
      <w:r w:rsidRPr="00E07FB0">
        <w:rPr>
          <w:noProof/>
        </w:rPr>
        <w:t>, 647-61 (2014).</w:t>
      </w:r>
    </w:p>
    <w:p w14:paraId="7BD84FC1" w14:textId="77777777" w:rsidR="003F1B03" w:rsidRPr="00E07FB0" w:rsidRDefault="003F1B03" w:rsidP="00F01378">
      <w:pPr>
        <w:pStyle w:val="EndNoteBibliography"/>
        <w:spacing w:line="480" w:lineRule="auto"/>
        <w:ind w:left="720" w:hanging="720"/>
        <w:rPr>
          <w:noProof/>
        </w:rPr>
      </w:pPr>
      <w:r w:rsidRPr="00E07FB0">
        <w:rPr>
          <w:noProof/>
        </w:rPr>
        <w:t>17.</w:t>
      </w:r>
      <w:r w:rsidRPr="00E07FB0">
        <w:rPr>
          <w:noProof/>
        </w:rPr>
        <w:tab/>
        <w:t>Shalem, O.</w:t>
      </w:r>
      <w:r w:rsidRPr="00E07FB0">
        <w:rPr>
          <w:i/>
          <w:noProof/>
        </w:rPr>
        <w:t xml:space="preserve"> et al.</w:t>
      </w:r>
      <w:r w:rsidRPr="00E07FB0">
        <w:rPr>
          <w:noProof/>
        </w:rPr>
        <w:t xml:space="preserve"> Genome-scale CRISPR-Cas9 knockout screening in human cells. </w:t>
      </w:r>
      <w:r w:rsidRPr="00E07FB0">
        <w:rPr>
          <w:i/>
          <w:noProof/>
        </w:rPr>
        <w:t>Science</w:t>
      </w:r>
      <w:r w:rsidRPr="00E07FB0">
        <w:rPr>
          <w:noProof/>
        </w:rPr>
        <w:t xml:space="preserve"> </w:t>
      </w:r>
      <w:r w:rsidRPr="00E07FB0">
        <w:rPr>
          <w:b/>
          <w:noProof/>
        </w:rPr>
        <w:t>343</w:t>
      </w:r>
      <w:r w:rsidRPr="00E07FB0">
        <w:rPr>
          <w:noProof/>
        </w:rPr>
        <w:t>, 84-7 (2014).</w:t>
      </w:r>
    </w:p>
    <w:p w14:paraId="6EE7D2A7" w14:textId="77777777" w:rsidR="003F1B03" w:rsidRPr="00E07FB0" w:rsidRDefault="003F1B03" w:rsidP="00F01378">
      <w:pPr>
        <w:pStyle w:val="EndNoteBibliography"/>
        <w:spacing w:line="480" w:lineRule="auto"/>
        <w:ind w:left="720" w:hanging="720"/>
        <w:rPr>
          <w:noProof/>
        </w:rPr>
      </w:pPr>
      <w:r w:rsidRPr="00E07FB0">
        <w:rPr>
          <w:noProof/>
        </w:rPr>
        <w:t>18.</w:t>
      </w:r>
      <w:r w:rsidRPr="00E07FB0">
        <w:rPr>
          <w:noProof/>
        </w:rPr>
        <w:tab/>
        <w:t xml:space="preserve">Wang, T., Wei, J.J., Sabatini, D.M. &amp; Lander, E.S. Genetic screens in human cells using the CRISPR-Cas9 system. </w:t>
      </w:r>
      <w:r w:rsidRPr="00E07FB0">
        <w:rPr>
          <w:i/>
          <w:noProof/>
        </w:rPr>
        <w:t>Science</w:t>
      </w:r>
      <w:r w:rsidRPr="00E07FB0">
        <w:rPr>
          <w:noProof/>
        </w:rPr>
        <w:t xml:space="preserve"> </w:t>
      </w:r>
      <w:r w:rsidRPr="00E07FB0">
        <w:rPr>
          <w:b/>
          <w:noProof/>
        </w:rPr>
        <w:t>343</w:t>
      </w:r>
      <w:r w:rsidRPr="00E07FB0">
        <w:rPr>
          <w:noProof/>
        </w:rPr>
        <w:t>, 80-4 (2014).</w:t>
      </w:r>
    </w:p>
    <w:p w14:paraId="0580064C" w14:textId="77777777" w:rsidR="003F1B03" w:rsidRPr="00E07FB0" w:rsidRDefault="003F1B03" w:rsidP="00F01378">
      <w:pPr>
        <w:pStyle w:val="EndNoteBibliography"/>
        <w:spacing w:line="480" w:lineRule="auto"/>
        <w:ind w:left="720" w:hanging="720"/>
        <w:rPr>
          <w:noProof/>
        </w:rPr>
      </w:pPr>
      <w:r w:rsidRPr="00E07FB0">
        <w:rPr>
          <w:noProof/>
        </w:rPr>
        <w:t>19.</w:t>
      </w:r>
      <w:r w:rsidRPr="00E07FB0">
        <w:rPr>
          <w:noProof/>
        </w:rPr>
        <w:tab/>
        <w:t>Konermann, S.</w:t>
      </w:r>
      <w:r w:rsidRPr="00E07FB0">
        <w:rPr>
          <w:i/>
          <w:noProof/>
        </w:rPr>
        <w:t xml:space="preserve"> et al.</w:t>
      </w:r>
      <w:r w:rsidRPr="00E07FB0">
        <w:rPr>
          <w:noProof/>
        </w:rPr>
        <w:t xml:space="preserve"> Genome-scale transcriptional activation by an engineered CRISPR-Cas9 complex. </w:t>
      </w:r>
      <w:r w:rsidRPr="00E07FB0">
        <w:rPr>
          <w:i/>
          <w:noProof/>
        </w:rPr>
        <w:t>Nature</w:t>
      </w:r>
      <w:r w:rsidRPr="00E07FB0">
        <w:rPr>
          <w:noProof/>
        </w:rPr>
        <w:t xml:space="preserve"> </w:t>
      </w:r>
      <w:r w:rsidRPr="00E07FB0">
        <w:rPr>
          <w:b/>
          <w:noProof/>
        </w:rPr>
        <w:t>517</w:t>
      </w:r>
      <w:r w:rsidRPr="00E07FB0">
        <w:rPr>
          <w:noProof/>
        </w:rPr>
        <w:t>, 583-8 (2015).</w:t>
      </w:r>
    </w:p>
    <w:p w14:paraId="400F6E69" w14:textId="77777777" w:rsidR="003F1B03" w:rsidRPr="00E07FB0" w:rsidRDefault="003F1B03" w:rsidP="00F01378">
      <w:pPr>
        <w:pStyle w:val="EndNoteBibliography"/>
        <w:spacing w:line="480" w:lineRule="auto"/>
        <w:ind w:left="720" w:hanging="720"/>
        <w:rPr>
          <w:noProof/>
        </w:rPr>
      </w:pPr>
      <w:r w:rsidRPr="00E07FB0">
        <w:rPr>
          <w:noProof/>
        </w:rPr>
        <w:t>20.</w:t>
      </w:r>
      <w:r w:rsidRPr="00E07FB0">
        <w:rPr>
          <w:noProof/>
        </w:rPr>
        <w:tab/>
        <w:t xml:space="preserve">Baryshnikova, A., Costanzo, M., Myers, C.L., Andrews, B. &amp; Boone, C. Genetic interaction networks: toward an understanding of heritability. </w:t>
      </w:r>
      <w:r w:rsidRPr="00E07FB0">
        <w:rPr>
          <w:i/>
          <w:noProof/>
        </w:rPr>
        <w:t>Annu Rev Genomics Hum Genet</w:t>
      </w:r>
      <w:r w:rsidRPr="00E07FB0">
        <w:rPr>
          <w:noProof/>
        </w:rPr>
        <w:t xml:space="preserve"> </w:t>
      </w:r>
      <w:r w:rsidRPr="00E07FB0">
        <w:rPr>
          <w:b/>
          <w:noProof/>
        </w:rPr>
        <w:t>14</w:t>
      </w:r>
      <w:r w:rsidRPr="00E07FB0">
        <w:rPr>
          <w:noProof/>
        </w:rPr>
        <w:t>, 111-33 (2013).</w:t>
      </w:r>
    </w:p>
    <w:p w14:paraId="75CD2701" w14:textId="77777777" w:rsidR="003F1B03" w:rsidRPr="00E07FB0" w:rsidRDefault="003F1B03" w:rsidP="00F01378">
      <w:pPr>
        <w:pStyle w:val="EndNoteBibliography"/>
        <w:spacing w:line="480" w:lineRule="auto"/>
        <w:ind w:left="720" w:hanging="720"/>
        <w:rPr>
          <w:noProof/>
        </w:rPr>
      </w:pPr>
      <w:r w:rsidRPr="00E07FB0">
        <w:rPr>
          <w:noProof/>
        </w:rPr>
        <w:t>21.</w:t>
      </w:r>
      <w:r w:rsidRPr="00E07FB0">
        <w:rPr>
          <w:noProof/>
        </w:rPr>
        <w:tab/>
        <w:t xml:space="preserve">Manic, G., Obrist, F., Sistigu, A. &amp; Vitale, I. Trial Watch: Targeting ATM–CHK2 and ATR–CHK1 pathways for anticancer therapy. </w:t>
      </w:r>
      <w:r w:rsidRPr="00E07FB0">
        <w:rPr>
          <w:i/>
          <w:noProof/>
        </w:rPr>
        <w:t>Molecular &amp; Cellular Oncology</w:t>
      </w:r>
      <w:r w:rsidRPr="00E07FB0">
        <w:rPr>
          <w:noProof/>
        </w:rPr>
        <w:t xml:space="preserve"> </w:t>
      </w:r>
      <w:r w:rsidRPr="00E07FB0">
        <w:rPr>
          <w:b/>
          <w:noProof/>
        </w:rPr>
        <w:t>2</w:t>
      </w:r>
      <w:r w:rsidRPr="00E07FB0">
        <w:rPr>
          <w:noProof/>
        </w:rPr>
        <w:t>, e1012976 (2015).</w:t>
      </w:r>
    </w:p>
    <w:p w14:paraId="7051EF13" w14:textId="77777777" w:rsidR="003F1B03" w:rsidRPr="00E07FB0" w:rsidRDefault="003F1B03" w:rsidP="00F01378">
      <w:pPr>
        <w:pStyle w:val="EndNoteBibliography"/>
        <w:spacing w:line="480" w:lineRule="auto"/>
        <w:ind w:left="720" w:hanging="720"/>
        <w:rPr>
          <w:noProof/>
        </w:rPr>
      </w:pPr>
      <w:r w:rsidRPr="00E07FB0">
        <w:rPr>
          <w:noProof/>
        </w:rPr>
        <w:t>22.</w:t>
      </w:r>
      <w:r w:rsidRPr="00E07FB0">
        <w:rPr>
          <w:noProof/>
        </w:rPr>
        <w:tab/>
        <w:t xml:space="preserve">Choi, M., Kipps, T. &amp; Kurzrock, R. ATM Mutations in Cancer: Therapeutic Implications. </w:t>
      </w:r>
      <w:r w:rsidRPr="00E07FB0">
        <w:rPr>
          <w:i/>
          <w:noProof/>
        </w:rPr>
        <w:t>Mol Cancer Ther</w:t>
      </w:r>
      <w:r w:rsidRPr="00E07FB0">
        <w:rPr>
          <w:noProof/>
        </w:rPr>
        <w:t xml:space="preserve"> </w:t>
      </w:r>
      <w:r w:rsidRPr="00E07FB0">
        <w:rPr>
          <w:b/>
          <w:noProof/>
        </w:rPr>
        <w:t>15</w:t>
      </w:r>
      <w:r w:rsidRPr="00E07FB0">
        <w:rPr>
          <w:noProof/>
        </w:rPr>
        <w:t>, 1781-91 (2016).</w:t>
      </w:r>
    </w:p>
    <w:p w14:paraId="025B9A8B" w14:textId="77777777" w:rsidR="003F1B03" w:rsidRPr="00E07FB0" w:rsidRDefault="003F1B03" w:rsidP="00F01378">
      <w:pPr>
        <w:pStyle w:val="EndNoteBibliography"/>
        <w:spacing w:line="480" w:lineRule="auto"/>
        <w:ind w:left="720" w:hanging="720"/>
        <w:rPr>
          <w:noProof/>
        </w:rPr>
      </w:pPr>
      <w:r w:rsidRPr="00E07FB0">
        <w:rPr>
          <w:noProof/>
        </w:rPr>
        <w:t>23.</w:t>
      </w:r>
      <w:r w:rsidRPr="00E07FB0">
        <w:rPr>
          <w:noProof/>
        </w:rPr>
        <w:tab/>
        <w:t>Wong, A.S.L.</w:t>
      </w:r>
      <w:r w:rsidRPr="00E07FB0">
        <w:rPr>
          <w:i/>
          <w:noProof/>
        </w:rPr>
        <w:t xml:space="preserve"> et al.</w:t>
      </w:r>
      <w:r w:rsidRPr="00E07FB0">
        <w:rPr>
          <w:noProof/>
        </w:rPr>
        <w:t xml:space="preserve"> Multiplexed barcoded CRISPR-Cas9 screening enabled by CombiGEM. </w:t>
      </w:r>
      <w:r w:rsidRPr="00E07FB0">
        <w:rPr>
          <w:i/>
          <w:noProof/>
        </w:rPr>
        <w:t>Proceedings of the National Academy of Sciences of the United States of America</w:t>
      </w:r>
      <w:r w:rsidRPr="00E07FB0">
        <w:rPr>
          <w:noProof/>
        </w:rPr>
        <w:t xml:space="preserve"> </w:t>
      </w:r>
      <w:r w:rsidRPr="00E07FB0">
        <w:rPr>
          <w:b/>
          <w:noProof/>
        </w:rPr>
        <w:t>113</w:t>
      </w:r>
      <w:r w:rsidRPr="00E07FB0">
        <w:rPr>
          <w:noProof/>
        </w:rPr>
        <w:t>, 2544-2549 (2016).</w:t>
      </w:r>
    </w:p>
    <w:p w14:paraId="5D952D0B" w14:textId="77777777" w:rsidR="003F1B03" w:rsidRDefault="003F1B03" w:rsidP="00F01378">
      <w:pPr>
        <w:pStyle w:val="EndNoteBibliography"/>
        <w:spacing w:line="480" w:lineRule="auto"/>
        <w:ind w:left="720" w:hanging="720"/>
        <w:rPr>
          <w:noProof/>
        </w:rPr>
      </w:pPr>
      <w:r w:rsidRPr="00E07FB0">
        <w:rPr>
          <w:noProof/>
        </w:rPr>
        <w:lastRenderedPageBreak/>
        <w:t>24.</w:t>
      </w:r>
      <w:r w:rsidRPr="00E07FB0">
        <w:rPr>
          <w:noProof/>
        </w:rPr>
        <w:tab/>
        <w:t xml:space="preserve">Sanjana, N.E., Shalem, O. &amp; Zhang, F. Improved vectors and genome-wide libraries for CRISPR screening. </w:t>
      </w:r>
      <w:r w:rsidRPr="00E07FB0">
        <w:rPr>
          <w:i/>
          <w:noProof/>
        </w:rPr>
        <w:t>Nat Methods</w:t>
      </w:r>
      <w:r w:rsidRPr="00E07FB0">
        <w:rPr>
          <w:noProof/>
        </w:rPr>
        <w:t xml:space="preserve"> </w:t>
      </w:r>
      <w:r w:rsidRPr="00E07FB0">
        <w:rPr>
          <w:b/>
          <w:noProof/>
        </w:rPr>
        <w:t>11</w:t>
      </w:r>
      <w:r w:rsidRPr="00E07FB0">
        <w:rPr>
          <w:noProof/>
        </w:rPr>
        <w:t>, 783-4 (2014).</w:t>
      </w:r>
    </w:p>
    <w:p w14:paraId="487C68C3" w14:textId="46995609" w:rsidR="000426C3" w:rsidRDefault="000426C3" w:rsidP="00F01378">
      <w:pPr>
        <w:pStyle w:val="EndNoteBibliography"/>
        <w:spacing w:line="480" w:lineRule="auto"/>
        <w:ind w:left="720" w:hanging="720"/>
        <w:rPr>
          <w:rFonts w:eastAsia="Times New Roman"/>
          <w:color w:val="auto"/>
          <w:highlight w:val="yellow"/>
        </w:rPr>
      </w:pPr>
      <w:r>
        <w:rPr>
          <w:noProof/>
        </w:rPr>
        <w:t>25.</w:t>
      </w:r>
      <w:r>
        <w:rPr>
          <w:noProof/>
        </w:rPr>
        <w:tab/>
        <w:t xml:space="preserve">Storey, J.D., </w:t>
      </w:r>
      <w:r w:rsidRPr="00E8754D">
        <w:rPr>
          <w:rFonts w:eastAsia="Times New Roman"/>
          <w:color w:val="auto"/>
          <w:highlight w:val="yellow"/>
        </w:rPr>
        <w:t>The positive false discovery rate: a Bayesian interpretation and the q-value</w:t>
      </w:r>
      <w:r w:rsidRPr="00B8401A">
        <w:rPr>
          <w:rFonts w:eastAsia="Times New Roman"/>
          <w:color w:val="auto"/>
          <w:highlight w:val="yellow"/>
        </w:rPr>
        <w:t xml:space="preserve">, </w:t>
      </w:r>
      <w:r w:rsidRPr="00E8754D">
        <w:rPr>
          <w:rFonts w:eastAsia="Times New Roman"/>
          <w:i/>
          <w:color w:val="auto"/>
          <w:highlight w:val="yellow"/>
        </w:rPr>
        <w:t>The Annals of Statistics</w:t>
      </w:r>
      <w:r w:rsidR="00775BE8">
        <w:rPr>
          <w:rFonts w:eastAsia="Times New Roman"/>
          <w:color w:val="auto"/>
          <w:highlight w:val="yellow"/>
        </w:rPr>
        <w:t>, 31,</w:t>
      </w:r>
      <w:r w:rsidRPr="006D5776">
        <w:rPr>
          <w:rFonts w:eastAsia="Times New Roman"/>
          <w:color w:val="auto"/>
          <w:highlight w:val="yellow"/>
        </w:rPr>
        <w:t xml:space="preserve"> </w:t>
      </w:r>
      <w:r w:rsidRPr="00E8754D">
        <w:rPr>
          <w:rFonts w:eastAsia="Times New Roman"/>
          <w:b/>
          <w:color w:val="auto"/>
          <w:highlight w:val="yellow"/>
        </w:rPr>
        <w:t>6</w:t>
      </w:r>
      <w:r w:rsidRPr="006D5776">
        <w:rPr>
          <w:rFonts w:eastAsia="Times New Roman"/>
          <w:color w:val="auto"/>
          <w:highlight w:val="yellow"/>
        </w:rPr>
        <w:t>, 2013–2035</w:t>
      </w:r>
      <w:r>
        <w:rPr>
          <w:rFonts w:eastAsia="Times New Roman"/>
          <w:color w:val="auto"/>
          <w:highlight w:val="yellow"/>
        </w:rPr>
        <w:t xml:space="preserve"> (2003).</w:t>
      </w:r>
    </w:p>
    <w:p w14:paraId="2DC61DBC" w14:textId="1AC4180B" w:rsidR="000426C3" w:rsidRPr="00E07FB0" w:rsidRDefault="000426C3" w:rsidP="00F01378">
      <w:pPr>
        <w:pStyle w:val="EndNoteBibliography"/>
        <w:spacing w:line="480" w:lineRule="auto"/>
        <w:ind w:left="720" w:hanging="720"/>
        <w:rPr>
          <w:noProof/>
        </w:rPr>
      </w:pPr>
      <w:r>
        <w:rPr>
          <w:rFonts w:eastAsia="Times New Roman"/>
          <w:color w:val="auto"/>
          <w:highlight w:val="yellow"/>
        </w:rPr>
        <w:t>26.</w:t>
      </w:r>
      <w:r>
        <w:rPr>
          <w:rFonts w:eastAsia="Times New Roman"/>
          <w:color w:val="auto"/>
          <w:highlight w:val="yellow"/>
        </w:rPr>
        <w:tab/>
      </w:r>
      <w:r w:rsidRPr="006D5776">
        <w:rPr>
          <w:rFonts w:eastAsia="Times New Roman" w:cs="Times New Roman"/>
          <w:highlight w:val="yellow"/>
        </w:rPr>
        <w:t>Storey</w:t>
      </w:r>
      <w:r>
        <w:rPr>
          <w:rFonts w:eastAsia="Times New Roman" w:cs="Times New Roman"/>
          <w:highlight w:val="yellow"/>
        </w:rPr>
        <w:t>, J.D.</w:t>
      </w:r>
      <w:r w:rsidRPr="006D5776">
        <w:rPr>
          <w:rFonts w:eastAsia="Times New Roman" w:cs="Times New Roman"/>
          <w:highlight w:val="yellow"/>
        </w:rPr>
        <w:t xml:space="preserve"> with contributions from </w:t>
      </w:r>
      <w:r>
        <w:rPr>
          <w:rFonts w:eastAsia="Times New Roman" w:cs="Times New Roman"/>
          <w:highlight w:val="yellow"/>
        </w:rPr>
        <w:t xml:space="preserve">Bass, A.J. Bass, </w:t>
      </w:r>
      <w:r w:rsidRPr="006D5776">
        <w:rPr>
          <w:rFonts w:eastAsia="Times New Roman" w:cs="Times New Roman"/>
          <w:highlight w:val="yellow"/>
        </w:rPr>
        <w:t>Dabney</w:t>
      </w:r>
      <w:r>
        <w:rPr>
          <w:rFonts w:eastAsia="Times New Roman" w:cs="Times New Roman"/>
          <w:highlight w:val="yellow"/>
        </w:rPr>
        <w:t xml:space="preserve"> A. and</w:t>
      </w:r>
      <w:r w:rsidRPr="006D5776">
        <w:rPr>
          <w:rFonts w:eastAsia="Times New Roman" w:cs="Times New Roman"/>
          <w:highlight w:val="yellow"/>
        </w:rPr>
        <w:t xml:space="preserve"> Robinson </w:t>
      </w:r>
      <w:r>
        <w:rPr>
          <w:rFonts w:eastAsia="Times New Roman" w:cs="Times New Roman"/>
          <w:highlight w:val="yellow"/>
        </w:rPr>
        <w:t>D,</w:t>
      </w:r>
      <w:r w:rsidRPr="006D5776">
        <w:rPr>
          <w:rFonts w:eastAsia="Times New Roman" w:cs="Times New Roman"/>
          <w:highlight w:val="yellow"/>
        </w:rPr>
        <w:t xml:space="preserve"> qvalue:</w:t>
      </w:r>
      <w:r>
        <w:rPr>
          <w:rFonts w:eastAsia="Times New Roman" w:cs="Times New Roman"/>
          <w:highlight w:val="yellow"/>
        </w:rPr>
        <w:t xml:space="preserve"> Q-value estimation for false </w:t>
      </w:r>
      <w:r w:rsidRPr="006D5776">
        <w:rPr>
          <w:rFonts w:eastAsia="Times New Roman" w:cs="Times New Roman"/>
          <w:highlight w:val="yellow"/>
        </w:rPr>
        <w:t xml:space="preserve">discovery rate control. </w:t>
      </w:r>
      <w:r w:rsidRPr="000426C3">
        <w:rPr>
          <w:rFonts w:eastAsia="Times New Roman" w:cs="Times New Roman"/>
          <w:highlight w:val="yellow"/>
        </w:rPr>
        <w:t>R</w:t>
      </w:r>
      <w:r w:rsidRPr="006D5776">
        <w:rPr>
          <w:rFonts w:eastAsia="Times New Roman" w:cs="Times New Roman"/>
          <w:highlight w:val="yellow"/>
        </w:rPr>
        <w:t xml:space="preserve"> package version 2.4.2.   </w:t>
      </w:r>
      <w:hyperlink r:id="rId12" w:history="1">
        <w:r w:rsidRPr="00E8754D">
          <w:rPr>
            <w:rStyle w:val="Hyperlink"/>
            <w:rFonts w:eastAsia="Times New Roman" w:cs="Times New Roman"/>
            <w:i/>
            <w:highlight w:val="yellow"/>
          </w:rPr>
          <w:t>http://github.com/jdstorey/qvalue</w:t>
        </w:r>
      </w:hyperlink>
      <w:r w:rsidRPr="00E8754D">
        <w:rPr>
          <w:rStyle w:val="Hyperlink"/>
          <w:rFonts w:eastAsia="Times New Roman" w:cs="Times New Roman"/>
          <w:i/>
        </w:rPr>
        <w:t xml:space="preserve"> </w:t>
      </w:r>
      <w:r>
        <w:rPr>
          <w:rStyle w:val="Hyperlink"/>
          <w:rFonts w:eastAsia="Times New Roman" w:cs="Times New Roman"/>
        </w:rPr>
        <w:t>(2015).</w:t>
      </w:r>
    </w:p>
    <w:p w14:paraId="1587A035" w14:textId="529B4866" w:rsidR="00E4183F" w:rsidRDefault="00DF3E64" w:rsidP="00F01378">
      <w:pPr>
        <w:pStyle w:val="Normal1"/>
        <w:spacing w:line="480" w:lineRule="auto"/>
        <w:jc w:val="both"/>
        <w:rPr>
          <w:b/>
        </w:rPr>
      </w:pPr>
      <w:r w:rsidRPr="00E07FB0">
        <w:rPr>
          <w:b/>
        </w:rPr>
        <w:fldChar w:fldCharType="end"/>
      </w:r>
    </w:p>
    <w:p w14:paraId="02069BFF" w14:textId="6C3F6AEB" w:rsidR="001D2B4C" w:rsidRPr="00E07FB0" w:rsidRDefault="001D2B4C" w:rsidP="00C429B8">
      <w:pPr>
        <w:rPr>
          <w:b/>
        </w:rPr>
      </w:pPr>
    </w:p>
    <w:sectPr w:rsidR="001D2B4C" w:rsidRPr="00E07FB0" w:rsidSect="00105D8D">
      <w:footerReference w:type="even" r:id="rId13"/>
      <w:footerReference w:type="default" r:id="rId14"/>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Amanda Birmingham" w:date="2016-08-31T10:27:00Z" w:initials="AB">
    <w:p w14:paraId="2C5A6B0D" w14:textId="601EF734" w:rsidR="009C1FD2" w:rsidRDefault="009C1FD2">
      <w:pPr>
        <w:pStyle w:val="CommentText"/>
      </w:pPr>
      <w:r>
        <w:rPr>
          <w:rStyle w:val="CommentReference"/>
        </w:rPr>
        <w:annotationRef/>
      </w:r>
      <w:r>
        <w:t>Pi(c) is not the terminology used in the equation being explained—rather, Pi(pp’) is used (see highlight).  We should pick one  terminology and use it in both places, or if they are different, explain why.</w:t>
      </w:r>
    </w:p>
  </w:comment>
  <w:comment w:id="24" w:author="Amanda Birmingham" w:date="2016-08-31T12:31:00Z" w:initials="AB">
    <w:p w14:paraId="477F5C5C" w14:textId="1AEC1A87" w:rsidR="009C1FD2" w:rsidRDefault="009C1FD2">
      <w:pPr>
        <w:pStyle w:val="CommentText"/>
      </w:pPr>
      <w:r>
        <w:rPr>
          <w:rStyle w:val="CommentReference"/>
        </w:rPr>
        <w:annotationRef/>
      </w:r>
      <w:r>
        <w:t>I’m not sure this figure is clear enough to stand alone with no description other than this sentence.</w:t>
      </w:r>
    </w:p>
  </w:comment>
  <w:comment w:id="29" w:author="Amanda Birmingham" w:date="2016-08-31T12:36:00Z" w:initials="AB">
    <w:p w14:paraId="4BDD3F40" w14:textId="39BA8043" w:rsidR="009C1FD2" w:rsidRPr="00FE424B" w:rsidRDefault="009C1FD2">
      <w:pPr>
        <w:pStyle w:val="CommentText"/>
      </w:pPr>
      <w:r>
        <w:rPr>
          <w:rStyle w:val="CommentReference"/>
        </w:rPr>
        <w:annotationRef/>
      </w:r>
      <w:r w:rsidRPr="00FE424B">
        <w:rPr>
          <w:b/>
          <w:highlight w:val="yellow"/>
        </w:rPr>
        <w:t>WARNING: Supp Fig 7B and E are never referenced!</w:t>
      </w:r>
      <w:r>
        <w:rPr>
          <w:b/>
        </w:rPr>
        <w:t xml:space="preserve">  </w:t>
      </w:r>
      <w:r>
        <w:t xml:space="preserve">These appear to be the correlations plots of the dual gene fitness scores.  If we do not reference them here, then they </w:t>
      </w:r>
      <w:r>
        <w:rPr>
          <w:b/>
        </w:rPr>
        <w:t>DEFINITELY</w:t>
      </w:r>
      <w:r>
        <w:t xml:space="preserve"> need a caption in the supplementary materials (which they currently don’t have).</w:t>
      </w:r>
    </w:p>
  </w:comment>
  <w:comment w:id="42" w:author="Amanda Birmingham" w:date="2016-08-31T12:44:00Z" w:initials="AB">
    <w:p w14:paraId="61D4F17A" w14:textId="6CCE240F" w:rsidR="009C1FD2" w:rsidRDefault="009C1FD2">
      <w:pPr>
        <w:pStyle w:val="CommentText"/>
      </w:pPr>
      <w:r>
        <w:rPr>
          <w:rStyle w:val="CommentReference"/>
        </w:rPr>
        <w:annotationRef/>
      </w:r>
      <w:r>
        <w:t>I assume this subfigure should be referenced here; if not, it is never referenced!  I have no idea what the numbers in parentheses in this subfigure mean, and I think they should either be explained somewhere or removed from the figure.</w:t>
      </w:r>
    </w:p>
  </w:comment>
  <w:comment w:id="43" w:author="Amanda Birmingham" w:date="2016-08-31T14:00:00Z" w:initials="AB">
    <w:p w14:paraId="21FA8BA7" w14:textId="7E62BCAA" w:rsidR="009C1FD2" w:rsidRPr="00016D25" w:rsidRDefault="009C1FD2">
      <w:pPr>
        <w:pStyle w:val="CommentText"/>
      </w:pPr>
      <w:r>
        <w:rPr>
          <w:rStyle w:val="CommentReference"/>
        </w:rPr>
        <w:annotationRef/>
      </w:r>
      <w:r w:rsidRPr="00016D25">
        <w:rPr>
          <w:b/>
          <w:highlight w:val="yellow"/>
        </w:rPr>
        <w:t>WARNING: Figure 2G-L are never referenced!</w:t>
      </w:r>
      <w:r>
        <w:rPr>
          <w:b/>
        </w:rPr>
        <w:t xml:space="preserve"> </w:t>
      </w:r>
      <w:r>
        <w:t>Seems like we’re missing something here?</w:t>
      </w:r>
    </w:p>
  </w:comment>
  <w:comment w:id="56" w:author="Amanda Birmingham" w:date="2016-08-31T14:01:00Z" w:initials="AB">
    <w:p w14:paraId="2CECBE3E" w14:textId="28102F1B" w:rsidR="009C1FD2" w:rsidRDefault="009C1FD2">
      <w:pPr>
        <w:pStyle w:val="CommentText"/>
      </w:pPr>
      <w:r>
        <w:rPr>
          <w:rStyle w:val="CommentReference"/>
        </w:rPr>
        <w:annotationRef/>
      </w:r>
      <w:r>
        <w:t>Subfigure C needs a y-axis label; without it, it isn’t clear what is being shown.</w:t>
      </w:r>
    </w:p>
  </w:comment>
  <w:comment w:id="72" w:author="Amanda Birmingham" w:date="2016-08-31T13:47:00Z" w:initials="AB">
    <w:p w14:paraId="64C866DF" w14:textId="1E452011" w:rsidR="009C1FD2" w:rsidRDefault="009C1FD2">
      <w:pPr>
        <w:pStyle w:val="CommentText"/>
      </w:pPr>
      <w:r>
        <w:rPr>
          <w:rStyle w:val="CommentReference"/>
        </w:rPr>
        <w:annotationRef/>
      </w:r>
      <w:r>
        <w:t>“specified”/”specification” is used 3 times in this one sentence; might want to try to swap at least one of these usages for another word.</w:t>
      </w:r>
    </w:p>
  </w:comment>
  <w:comment w:id="82" w:author="Amanda Birmingham" w:date="2016-08-31T13:49:00Z" w:initials="AB">
    <w:p w14:paraId="22B328A5" w14:textId="17821482" w:rsidR="009C1FD2" w:rsidRDefault="009C1FD2">
      <w:pPr>
        <w:pStyle w:val="CommentText"/>
      </w:pPr>
      <w:r>
        <w:rPr>
          <w:rStyle w:val="CommentReference"/>
        </w:rPr>
        <w:annotationRef/>
      </w:r>
      <w:r>
        <w:t xml:space="preserve">Assuming that this approach is going to be named and made public, it would be usual to include a sentence somewhere near the end indicating where users can find the software implementing it online (e.g., “The MBR &lt;or whatever&gt; software is available as part of the jupyter-genomics open source bioinformatics framework at </w:t>
      </w:r>
      <w:hyperlink r:id="rId1" w:history="1">
        <w:r w:rsidRPr="009F72F8">
          <w:rPr>
            <w:rStyle w:val="Hyperlink"/>
          </w:rPr>
          <w:t>https://github.com/ucsd-ccbb/jupyter-genomics/tree/master/notebooks/crispr</w:t>
        </w:r>
      </w:hyperlink>
      <w:r>
        <w:t xml:space="preserve"> “</w:t>
      </w:r>
      <w:r w:rsidRPr="002B27FA">
        <w:t xml:space="preserve"> </w:t>
      </w:r>
      <w:r>
        <w:t>or whatever).</w:t>
      </w:r>
    </w:p>
  </w:comment>
  <w:comment w:id="85" w:author="Amanda Birmingham" w:date="2016-08-31T14:39:00Z" w:initials="AB">
    <w:p w14:paraId="74598AC0" w14:textId="03D3B370" w:rsidR="009C1FD2" w:rsidRDefault="009C1FD2">
      <w:pPr>
        <w:pStyle w:val="CommentText"/>
      </w:pPr>
      <w:r>
        <w:rPr>
          <w:rStyle w:val="CommentReference"/>
        </w:rPr>
        <w:annotationRef/>
      </w:r>
      <w:r>
        <w:t>Somewhere we should indicate what the node size means; doesn’t seem to be described in the existing legend.  Same for the node color.</w:t>
      </w:r>
    </w:p>
  </w:comment>
  <w:comment w:id="133" w:author="Amanda Birmingham" w:date="2016-08-31T15:03:00Z" w:initials="AB">
    <w:p w14:paraId="1031EF2D" w14:textId="5946A809" w:rsidR="009C1FD2" w:rsidRDefault="009C1FD2">
      <w:pPr>
        <w:pStyle w:val="CommentText"/>
      </w:pPr>
      <w:r>
        <w:rPr>
          <w:rStyle w:val="CommentReference"/>
        </w:rPr>
        <w:annotationRef/>
      </w:r>
      <w:r>
        <w:t>This seems to me like a confusing description.  Could this be replaced with “would require at least three substitutions in order to match”</w:t>
      </w:r>
    </w:p>
  </w:comment>
  <w:comment w:id="170" w:author="Amanda Birmingham" w:date="2016-08-31T16:44:00Z" w:initials="AB">
    <w:p w14:paraId="713C2581" w14:textId="3BBA72DE" w:rsidR="009C1FD2" w:rsidRDefault="009C1FD2">
      <w:pPr>
        <w:pStyle w:val="CommentText"/>
      </w:pPr>
      <w:r>
        <w:rPr>
          <w:rStyle w:val="CommentReference"/>
        </w:rPr>
        <w:annotationRef/>
      </w:r>
      <w:r>
        <w:t xml:space="preserve">Obviously n(c) would be the obvious choice for the sample counts, as N(c) is the population counts, but n(c) is already used later as the number of constructs </w:t>
      </w:r>
      <w:r>
        <w:sym w:font="Wingdings" w:char="F04C"/>
      </w:r>
    </w:p>
  </w:comment>
  <w:comment w:id="224" w:author="Amanda Birmingham" w:date="2016-08-31T15:59:00Z" w:initials="AB">
    <w:p w14:paraId="47F4A0C8" w14:textId="0D0BC9C7" w:rsidR="009C1FD2" w:rsidRDefault="009C1FD2">
      <w:pPr>
        <w:pStyle w:val="CommentText"/>
      </w:pPr>
      <w:r>
        <w:rPr>
          <w:rStyle w:val="CommentReference"/>
        </w:rPr>
        <w:annotationRef/>
      </w:r>
      <w:r>
        <w:t>Why are we calling this X?  Wouldn’t “Count” be more meaningful?</w:t>
      </w:r>
    </w:p>
  </w:comment>
  <w:comment w:id="225" w:author="Amanda Birmingham" w:date="2016-08-31T16:00:00Z" w:initials="AB">
    <w:p w14:paraId="18488288" w14:textId="6471198D" w:rsidR="009C1FD2" w:rsidRDefault="009C1FD2">
      <w:pPr>
        <w:pStyle w:val="CommentText"/>
      </w:pPr>
      <w:r>
        <w:rPr>
          <w:rStyle w:val="CommentReference"/>
        </w:rPr>
        <w:annotationRef/>
      </w:r>
      <w:r>
        <w:t>I’m a bit unclear on the antecedent of “it” here—do we mean the pseudo-count?</w:t>
      </w:r>
    </w:p>
  </w:comment>
  <w:comment w:id="230" w:author="Amanda Birmingham" w:date="2016-08-31T16:01:00Z" w:initials="AB">
    <w:p w14:paraId="6F5D70DC" w14:textId="04189A02" w:rsidR="009C1FD2" w:rsidRDefault="009C1FD2">
      <w:pPr>
        <w:pStyle w:val="CommentText"/>
      </w:pPr>
      <w:r>
        <w:rPr>
          <w:rStyle w:val="CommentReference"/>
        </w:rPr>
        <w:annotationRef/>
      </w:r>
      <w:r>
        <w:t>I don’t mind them being subjective but I’d like some guidance on how to subjectively pick them.  I don’t see that here because I don’t understand what specifically to look for to ensure that “variance artifacts [are] under control”.</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C5A6B0D" w15:done="0"/>
  <w15:commentEx w15:paraId="477F5C5C" w15:done="0"/>
  <w15:commentEx w15:paraId="4BDD3F40" w15:done="0"/>
  <w15:commentEx w15:paraId="61D4F17A" w15:done="0"/>
  <w15:commentEx w15:paraId="21FA8BA7" w15:done="0"/>
  <w15:commentEx w15:paraId="2CECBE3E" w15:done="0"/>
  <w15:commentEx w15:paraId="64C866DF" w15:done="0"/>
  <w15:commentEx w15:paraId="22B328A5" w15:done="0"/>
  <w15:commentEx w15:paraId="74598AC0" w15:done="0"/>
  <w15:commentEx w15:paraId="1031EF2D" w15:done="0"/>
  <w15:commentEx w15:paraId="713C2581" w15:done="0"/>
  <w15:commentEx w15:paraId="47F4A0C8" w15:done="0"/>
  <w15:commentEx w15:paraId="18488288" w15:done="0"/>
  <w15:commentEx w15:paraId="6F5D70DC"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0B9F21" w14:textId="77777777" w:rsidR="00A94E66" w:rsidRDefault="00A94E66" w:rsidP="000C53DB">
      <w:pPr>
        <w:spacing w:line="240" w:lineRule="auto"/>
      </w:pPr>
      <w:r>
        <w:separator/>
      </w:r>
    </w:p>
  </w:endnote>
  <w:endnote w:type="continuationSeparator" w:id="0">
    <w:p w14:paraId="29040958" w14:textId="77777777" w:rsidR="00A94E66" w:rsidRDefault="00A94E66" w:rsidP="000C53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Lucida Grande">
    <w:altName w:val="Arial"/>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Lucida Sans Unicode">
    <w:panose1 w:val="020B0602030504020204"/>
    <w:charset w:val="00"/>
    <w:family w:val="auto"/>
    <w:pitch w:val="variable"/>
    <w:sig w:usb0="80000AFF" w:usb1="0000396B" w:usb2="00000000" w:usb3="00000000" w:csb0="000000BF" w:csb1="00000000"/>
  </w:font>
  <w:font w:name="Calibri">
    <w:panose1 w:val="020F0502020204030204"/>
    <w:charset w:val="00"/>
    <w:family w:val="auto"/>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ＭＳ ゴシック">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955245" w14:textId="77777777" w:rsidR="009C1FD2" w:rsidRDefault="009C1FD2" w:rsidP="000C53D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F4DC543" w14:textId="77777777" w:rsidR="009C1FD2" w:rsidRDefault="009C1FD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57372" w14:textId="567219F5" w:rsidR="009C1FD2" w:rsidRDefault="009C1FD2" w:rsidP="000C53D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D43ED">
      <w:rPr>
        <w:rStyle w:val="PageNumber"/>
        <w:noProof/>
      </w:rPr>
      <w:t>19</w:t>
    </w:r>
    <w:r>
      <w:rPr>
        <w:rStyle w:val="PageNumber"/>
      </w:rPr>
      <w:fldChar w:fldCharType="end"/>
    </w:r>
  </w:p>
  <w:p w14:paraId="2A483B3E" w14:textId="77777777" w:rsidR="009C1FD2" w:rsidRDefault="009C1FD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553B22" w14:textId="77777777" w:rsidR="00A94E66" w:rsidRDefault="00A94E66" w:rsidP="000C53DB">
      <w:pPr>
        <w:spacing w:line="240" w:lineRule="auto"/>
      </w:pPr>
      <w:r>
        <w:separator/>
      </w:r>
    </w:p>
  </w:footnote>
  <w:footnote w:type="continuationSeparator" w:id="0">
    <w:p w14:paraId="783018C3" w14:textId="77777777" w:rsidR="00A94E66" w:rsidRDefault="00A94E66" w:rsidP="000C53DB">
      <w:pPr>
        <w:spacing w:line="240" w:lineRule="auto"/>
      </w:pPr>
      <w:r>
        <w:continuationSeparator/>
      </w:r>
    </w:p>
  </w:footnote>
</w:footnotes>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manda Birmingham">
    <w15:presenceInfo w15:providerId="None" w15:userId="Amanda Birmingh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hideSpellingErrors/>
  <w:hideGrammaticalErrors/>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ature Genetics&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r2vtzsr25pefyedpzaxptvjzsdxvfxztapf&quot;&gt;cross-species&lt;record-ids&gt;&lt;item&gt;20&lt;/item&gt;&lt;item&gt;143&lt;/item&gt;&lt;item&gt;189&lt;/item&gt;&lt;item&gt;190&lt;/item&gt;&lt;/record-ids&gt;&lt;/item&gt;&lt;/Libraries&gt;"/>
  </w:docVars>
  <w:rsids>
    <w:rsidRoot w:val="00765689"/>
    <w:rsid w:val="00003D7C"/>
    <w:rsid w:val="00007BF4"/>
    <w:rsid w:val="000157BF"/>
    <w:rsid w:val="0001657A"/>
    <w:rsid w:val="00016D25"/>
    <w:rsid w:val="0001761E"/>
    <w:rsid w:val="00021081"/>
    <w:rsid w:val="00026C2D"/>
    <w:rsid w:val="00031494"/>
    <w:rsid w:val="00034869"/>
    <w:rsid w:val="00034B64"/>
    <w:rsid w:val="00035DFA"/>
    <w:rsid w:val="00036C00"/>
    <w:rsid w:val="0003754A"/>
    <w:rsid w:val="000426C3"/>
    <w:rsid w:val="00043256"/>
    <w:rsid w:val="00046DE7"/>
    <w:rsid w:val="0005354E"/>
    <w:rsid w:val="00055C13"/>
    <w:rsid w:val="000703CB"/>
    <w:rsid w:val="00081254"/>
    <w:rsid w:val="000862A8"/>
    <w:rsid w:val="00090D2D"/>
    <w:rsid w:val="00096EC3"/>
    <w:rsid w:val="000976AF"/>
    <w:rsid w:val="000A2623"/>
    <w:rsid w:val="000B0822"/>
    <w:rsid w:val="000B38FB"/>
    <w:rsid w:val="000B66B6"/>
    <w:rsid w:val="000C00D6"/>
    <w:rsid w:val="000C3F30"/>
    <w:rsid w:val="000C53DB"/>
    <w:rsid w:val="000D0A06"/>
    <w:rsid w:val="000D0C59"/>
    <w:rsid w:val="000D2BF1"/>
    <w:rsid w:val="000F1615"/>
    <w:rsid w:val="000F49A4"/>
    <w:rsid w:val="000F737F"/>
    <w:rsid w:val="00101131"/>
    <w:rsid w:val="00102253"/>
    <w:rsid w:val="0010518F"/>
    <w:rsid w:val="001051FC"/>
    <w:rsid w:val="00105D8D"/>
    <w:rsid w:val="00106287"/>
    <w:rsid w:val="00106313"/>
    <w:rsid w:val="00121B7F"/>
    <w:rsid w:val="001221AC"/>
    <w:rsid w:val="00127A5B"/>
    <w:rsid w:val="00131097"/>
    <w:rsid w:val="00132DA4"/>
    <w:rsid w:val="00135C96"/>
    <w:rsid w:val="001373AC"/>
    <w:rsid w:val="00137DCB"/>
    <w:rsid w:val="00141576"/>
    <w:rsid w:val="001428CD"/>
    <w:rsid w:val="00143B7D"/>
    <w:rsid w:val="001445ED"/>
    <w:rsid w:val="0014465F"/>
    <w:rsid w:val="00155D8D"/>
    <w:rsid w:val="00160F19"/>
    <w:rsid w:val="00161FD2"/>
    <w:rsid w:val="001625C6"/>
    <w:rsid w:val="00165F53"/>
    <w:rsid w:val="00170408"/>
    <w:rsid w:val="0017558D"/>
    <w:rsid w:val="00175C54"/>
    <w:rsid w:val="001861AC"/>
    <w:rsid w:val="00192AA2"/>
    <w:rsid w:val="00192E2C"/>
    <w:rsid w:val="001A1F17"/>
    <w:rsid w:val="001A3EC1"/>
    <w:rsid w:val="001A72E2"/>
    <w:rsid w:val="001C12F7"/>
    <w:rsid w:val="001C2753"/>
    <w:rsid w:val="001C69A4"/>
    <w:rsid w:val="001D2B4C"/>
    <w:rsid w:val="001D6AA8"/>
    <w:rsid w:val="001D6C4A"/>
    <w:rsid w:val="001D78EF"/>
    <w:rsid w:val="001E1D80"/>
    <w:rsid w:val="001F722B"/>
    <w:rsid w:val="002022A7"/>
    <w:rsid w:val="0020744A"/>
    <w:rsid w:val="00213DD9"/>
    <w:rsid w:val="002156D2"/>
    <w:rsid w:val="002166D0"/>
    <w:rsid w:val="00216CB1"/>
    <w:rsid w:val="002203B6"/>
    <w:rsid w:val="002242BB"/>
    <w:rsid w:val="0023502E"/>
    <w:rsid w:val="00236A39"/>
    <w:rsid w:val="0024131C"/>
    <w:rsid w:val="002425C3"/>
    <w:rsid w:val="00266BAD"/>
    <w:rsid w:val="00273F97"/>
    <w:rsid w:val="00285B1B"/>
    <w:rsid w:val="00296ABD"/>
    <w:rsid w:val="002A1C2D"/>
    <w:rsid w:val="002B134D"/>
    <w:rsid w:val="002B27FA"/>
    <w:rsid w:val="002B3FD0"/>
    <w:rsid w:val="002B79C1"/>
    <w:rsid w:val="002C4497"/>
    <w:rsid w:val="002D1683"/>
    <w:rsid w:val="002D2F6B"/>
    <w:rsid w:val="002E5000"/>
    <w:rsid w:val="002E78B8"/>
    <w:rsid w:val="002F2BB8"/>
    <w:rsid w:val="002F77A4"/>
    <w:rsid w:val="003074EC"/>
    <w:rsid w:val="003130DC"/>
    <w:rsid w:val="0031406C"/>
    <w:rsid w:val="00317E52"/>
    <w:rsid w:val="00320F98"/>
    <w:rsid w:val="0032770E"/>
    <w:rsid w:val="00332437"/>
    <w:rsid w:val="00332C8F"/>
    <w:rsid w:val="003359BA"/>
    <w:rsid w:val="00342D49"/>
    <w:rsid w:val="003431AD"/>
    <w:rsid w:val="00350B71"/>
    <w:rsid w:val="00351E0D"/>
    <w:rsid w:val="00352B91"/>
    <w:rsid w:val="00353FD1"/>
    <w:rsid w:val="0035771D"/>
    <w:rsid w:val="003745B7"/>
    <w:rsid w:val="003801AE"/>
    <w:rsid w:val="00387B47"/>
    <w:rsid w:val="003903B8"/>
    <w:rsid w:val="00392D2C"/>
    <w:rsid w:val="00396DF2"/>
    <w:rsid w:val="003A3EC0"/>
    <w:rsid w:val="003A74C6"/>
    <w:rsid w:val="003B4A1E"/>
    <w:rsid w:val="003B5874"/>
    <w:rsid w:val="003C39DE"/>
    <w:rsid w:val="003D0C28"/>
    <w:rsid w:val="003D7075"/>
    <w:rsid w:val="003E175B"/>
    <w:rsid w:val="003E1A06"/>
    <w:rsid w:val="003E5631"/>
    <w:rsid w:val="003E6E49"/>
    <w:rsid w:val="003F1B03"/>
    <w:rsid w:val="003F43EB"/>
    <w:rsid w:val="00400533"/>
    <w:rsid w:val="0041507C"/>
    <w:rsid w:val="004216CE"/>
    <w:rsid w:val="00423C3D"/>
    <w:rsid w:val="00423CCE"/>
    <w:rsid w:val="00427AA4"/>
    <w:rsid w:val="00431A35"/>
    <w:rsid w:val="00432656"/>
    <w:rsid w:val="00456223"/>
    <w:rsid w:val="0046770C"/>
    <w:rsid w:val="0047187E"/>
    <w:rsid w:val="00472D23"/>
    <w:rsid w:val="004815E9"/>
    <w:rsid w:val="00486F33"/>
    <w:rsid w:val="0048798D"/>
    <w:rsid w:val="00491D91"/>
    <w:rsid w:val="00492E1E"/>
    <w:rsid w:val="004A2E56"/>
    <w:rsid w:val="004A3EAF"/>
    <w:rsid w:val="004A44AD"/>
    <w:rsid w:val="004A6342"/>
    <w:rsid w:val="004A7271"/>
    <w:rsid w:val="004D1318"/>
    <w:rsid w:val="004D3A22"/>
    <w:rsid w:val="004E21ED"/>
    <w:rsid w:val="004E6521"/>
    <w:rsid w:val="004E6AE4"/>
    <w:rsid w:val="004F30A6"/>
    <w:rsid w:val="004F57C1"/>
    <w:rsid w:val="00517CC8"/>
    <w:rsid w:val="00525D1C"/>
    <w:rsid w:val="005404D2"/>
    <w:rsid w:val="0054065F"/>
    <w:rsid w:val="00540D8E"/>
    <w:rsid w:val="00541510"/>
    <w:rsid w:val="00543E22"/>
    <w:rsid w:val="00554D87"/>
    <w:rsid w:val="00556576"/>
    <w:rsid w:val="00556EE1"/>
    <w:rsid w:val="0056016D"/>
    <w:rsid w:val="00570F2E"/>
    <w:rsid w:val="0057107C"/>
    <w:rsid w:val="00577F3D"/>
    <w:rsid w:val="00586392"/>
    <w:rsid w:val="005A0114"/>
    <w:rsid w:val="005A098A"/>
    <w:rsid w:val="005A0EF9"/>
    <w:rsid w:val="005A4EF6"/>
    <w:rsid w:val="005B6AA1"/>
    <w:rsid w:val="005B7E69"/>
    <w:rsid w:val="005C60F7"/>
    <w:rsid w:val="005D1FD4"/>
    <w:rsid w:val="005D3BE1"/>
    <w:rsid w:val="005D3CF3"/>
    <w:rsid w:val="005D589C"/>
    <w:rsid w:val="005E42D6"/>
    <w:rsid w:val="005E5D98"/>
    <w:rsid w:val="005E6764"/>
    <w:rsid w:val="005E7DAE"/>
    <w:rsid w:val="005F1D8C"/>
    <w:rsid w:val="005F3017"/>
    <w:rsid w:val="005F6A3F"/>
    <w:rsid w:val="006011A3"/>
    <w:rsid w:val="006060C1"/>
    <w:rsid w:val="0062240C"/>
    <w:rsid w:val="00625750"/>
    <w:rsid w:val="0063003B"/>
    <w:rsid w:val="00632CF0"/>
    <w:rsid w:val="006363AA"/>
    <w:rsid w:val="00636A4B"/>
    <w:rsid w:val="0063727A"/>
    <w:rsid w:val="0064274D"/>
    <w:rsid w:val="00651E6A"/>
    <w:rsid w:val="00654C7B"/>
    <w:rsid w:val="006604BD"/>
    <w:rsid w:val="00660EE9"/>
    <w:rsid w:val="00680D83"/>
    <w:rsid w:val="0068122C"/>
    <w:rsid w:val="006869F1"/>
    <w:rsid w:val="00690C47"/>
    <w:rsid w:val="00692391"/>
    <w:rsid w:val="00692A75"/>
    <w:rsid w:val="00695137"/>
    <w:rsid w:val="00697657"/>
    <w:rsid w:val="006B2867"/>
    <w:rsid w:val="006B2B9C"/>
    <w:rsid w:val="006B79BE"/>
    <w:rsid w:val="006C195F"/>
    <w:rsid w:val="006C4F3E"/>
    <w:rsid w:val="006C5078"/>
    <w:rsid w:val="006D3AF7"/>
    <w:rsid w:val="006D5776"/>
    <w:rsid w:val="006D5C7D"/>
    <w:rsid w:val="006E47E3"/>
    <w:rsid w:val="006E6B04"/>
    <w:rsid w:val="006F31C0"/>
    <w:rsid w:val="006F54B2"/>
    <w:rsid w:val="00707559"/>
    <w:rsid w:val="00713111"/>
    <w:rsid w:val="00713E82"/>
    <w:rsid w:val="00720EF2"/>
    <w:rsid w:val="00730D6B"/>
    <w:rsid w:val="00736E4B"/>
    <w:rsid w:val="00746AFD"/>
    <w:rsid w:val="00747B17"/>
    <w:rsid w:val="007540B3"/>
    <w:rsid w:val="00757686"/>
    <w:rsid w:val="00760539"/>
    <w:rsid w:val="00761D22"/>
    <w:rsid w:val="00765376"/>
    <w:rsid w:val="00765689"/>
    <w:rsid w:val="00766ED9"/>
    <w:rsid w:val="00767004"/>
    <w:rsid w:val="00770435"/>
    <w:rsid w:val="00773207"/>
    <w:rsid w:val="00775BE8"/>
    <w:rsid w:val="00775C4C"/>
    <w:rsid w:val="00794CBC"/>
    <w:rsid w:val="007967B2"/>
    <w:rsid w:val="007A257A"/>
    <w:rsid w:val="007A4BE0"/>
    <w:rsid w:val="007A560D"/>
    <w:rsid w:val="007B29D1"/>
    <w:rsid w:val="007B6961"/>
    <w:rsid w:val="007D0B01"/>
    <w:rsid w:val="007D20CA"/>
    <w:rsid w:val="007D43ED"/>
    <w:rsid w:val="007E3FF2"/>
    <w:rsid w:val="007F633F"/>
    <w:rsid w:val="00806737"/>
    <w:rsid w:val="008101FC"/>
    <w:rsid w:val="008103D5"/>
    <w:rsid w:val="008146A2"/>
    <w:rsid w:val="0081541E"/>
    <w:rsid w:val="00817EFB"/>
    <w:rsid w:val="00823791"/>
    <w:rsid w:val="00823C2D"/>
    <w:rsid w:val="0082636D"/>
    <w:rsid w:val="00834ACD"/>
    <w:rsid w:val="00847540"/>
    <w:rsid w:val="00850B4A"/>
    <w:rsid w:val="00855467"/>
    <w:rsid w:val="00866D61"/>
    <w:rsid w:val="008712A8"/>
    <w:rsid w:val="008739DB"/>
    <w:rsid w:val="00875660"/>
    <w:rsid w:val="00885166"/>
    <w:rsid w:val="00886DA0"/>
    <w:rsid w:val="008960C4"/>
    <w:rsid w:val="008C110F"/>
    <w:rsid w:val="008C3368"/>
    <w:rsid w:val="008C44D5"/>
    <w:rsid w:val="008C686F"/>
    <w:rsid w:val="008C7535"/>
    <w:rsid w:val="008D14DA"/>
    <w:rsid w:val="008D4E13"/>
    <w:rsid w:val="008D5D69"/>
    <w:rsid w:val="008E36EA"/>
    <w:rsid w:val="008E3A90"/>
    <w:rsid w:val="008E58C9"/>
    <w:rsid w:val="008F0E0C"/>
    <w:rsid w:val="00906C5D"/>
    <w:rsid w:val="0091783B"/>
    <w:rsid w:val="00930DB0"/>
    <w:rsid w:val="00931F09"/>
    <w:rsid w:val="0093522E"/>
    <w:rsid w:val="0093794C"/>
    <w:rsid w:val="0094146B"/>
    <w:rsid w:val="009663A4"/>
    <w:rsid w:val="009769A5"/>
    <w:rsid w:val="00981A71"/>
    <w:rsid w:val="00981BDE"/>
    <w:rsid w:val="009871B0"/>
    <w:rsid w:val="009A20BC"/>
    <w:rsid w:val="009B6EBE"/>
    <w:rsid w:val="009C030E"/>
    <w:rsid w:val="009C0903"/>
    <w:rsid w:val="009C0B0C"/>
    <w:rsid w:val="009C1FD2"/>
    <w:rsid w:val="009C5CCC"/>
    <w:rsid w:val="009C6C69"/>
    <w:rsid w:val="009D6BA1"/>
    <w:rsid w:val="009E052F"/>
    <w:rsid w:val="009F26FA"/>
    <w:rsid w:val="009F3FBA"/>
    <w:rsid w:val="00A00A90"/>
    <w:rsid w:val="00A031BE"/>
    <w:rsid w:val="00A038EC"/>
    <w:rsid w:val="00A116B2"/>
    <w:rsid w:val="00A15061"/>
    <w:rsid w:val="00A156E5"/>
    <w:rsid w:val="00A17434"/>
    <w:rsid w:val="00A210B5"/>
    <w:rsid w:val="00A24301"/>
    <w:rsid w:val="00A243AC"/>
    <w:rsid w:val="00A2703F"/>
    <w:rsid w:val="00A34102"/>
    <w:rsid w:val="00A46876"/>
    <w:rsid w:val="00A528AE"/>
    <w:rsid w:val="00A801F9"/>
    <w:rsid w:val="00A82113"/>
    <w:rsid w:val="00A84AD2"/>
    <w:rsid w:val="00A91B7A"/>
    <w:rsid w:val="00A933BB"/>
    <w:rsid w:val="00A940D7"/>
    <w:rsid w:val="00A94E66"/>
    <w:rsid w:val="00A97836"/>
    <w:rsid w:val="00A97BDE"/>
    <w:rsid w:val="00AA4D10"/>
    <w:rsid w:val="00AB4D1C"/>
    <w:rsid w:val="00AB53DA"/>
    <w:rsid w:val="00AB5ABB"/>
    <w:rsid w:val="00AC0497"/>
    <w:rsid w:val="00AC06ED"/>
    <w:rsid w:val="00AC12EF"/>
    <w:rsid w:val="00AC1543"/>
    <w:rsid w:val="00AC3B6E"/>
    <w:rsid w:val="00AC5966"/>
    <w:rsid w:val="00AD057C"/>
    <w:rsid w:val="00AE13E2"/>
    <w:rsid w:val="00AE174B"/>
    <w:rsid w:val="00AE18F6"/>
    <w:rsid w:val="00AE702A"/>
    <w:rsid w:val="00B059A5"/>
    <w:rsid w:val="00B06358"/>
    <w:rsid w:val="00B10140"/>
    <w:rsid w:val="00B14F3F"/>
    <w:rsid w:val="00B2396C"/>
    <w:rsid w:val="00B254B2"/>
    <w:rsid w:val="00B265D9"/>
    <w:rsid w:val="00B34EB5"/>
    <w:rsid w:val="00B4306E"/>
    <w:rsid w:val="00B44857"/>
    <w:rsid w:val="00B44C78"/>
    <w:rsid w:val="00B4664D"/>
    <w:rsid w:val="00B537C1"/>
    <w:rsid w:val="00B727F0"/>
    <w:rsid w:val="00B742D5"/>
    <w:rsid w:val="00B747F1"/>
    <w:rsid w:val="00B751C8"/>
    <w:rsid w:val="00B8401A"/>
    <w:rsid w:val="00B8480C"/>
    <w:rsid w:val="00B85910"/>
    <w:rsid w:val="00B90EA0"/>
    <w:rsid w:val="00BA3CDB"/>
    <w:rsid w:val="00BA4CC4"/>
    <w:rsid w:val="00BA6318"/>
    <w:rsid w:val="00BB2B70"/>
    <w:rsid w:val="00BB2BD6"/>
    <w:rsid w:val="00BB3FEB"/>
    <w:rsid w:val="00BB46ED"/>
    <w:rsid w:val="00BC408A"/>
    <w:rsid w:val="00BC6883"/>
    <w:rsid w:val="00BC6F0F"/>
    <w:rsid w:val="00BD0B4F"/>
    <w:rsid w:val="00BD58B1"/>
    <w:rsid w:val="00BE0EEE"/>
    <w:rsid w:val="00BF0303"/>
    <w:rsid w:val="00BF0D28"/>
    <w:rsid w:val="00BF18AD"/>
    <w:rsid w:val="00BF49D2"/>
    <w:rsid w:val="00C05DDC"/>
    <w:rsid w:val="00C063FA"/>
    <w:rsid w:val="00C14AC5"/>
    <w:rsid w:val="00C15B11"/>
    <w:rsid w:val="00C33032"/>
    <w:rsid w:val="00C33F0F"/>
    <w:rsid w:val="00C37710"/>
    <w:rsid w:val="00C37D8C"/>
    <w:rsid w:val="00C4220A"/>
    <w:rsid w:val="00C429B8"/>
    <w:rsid w:val="00C46C49"/>
    <w:rsid w:val="00C500E6"/>
    <w:rsid w:val="00C51C6F"/>
    <w:rsid w:val="00C521E0"/>
    <w:rsid w:val="00C53EF9"/>
    <w:rsid w:val="00C56F12"/>
    <w:rsid w:val="00C67904"/>
    <w:rsid w:val="00C707E5"/>
    <w:rsid w:val="00C724BB"/>
    <w:rsid w:val="00C8197C"/>
    <w:rsid w:val="00C81EA3"/>
    <w:rsid w:val="00C86A9E"/>
    <w:rsid w:val="00C92663"/>
    <w:rsid w:val="00C943F9"/>
    <w:rsid w:val="00C94E55"/>
    <w:rsid w:val="00C97483"/>
    <w:rsid w:val="00CA0B6D"/>
    <w:rsid w:val="00CA763B"/>
    <w:rsid w:val="00CB3E00"/>
    <w:rsid w:val="00CB6A36"/>
    <w:rsid w:val="00CB7B5E"/>
    <w:rsid w:val="00CC173E"/>
    <w:rsid w:val="00CD00FB"/>
    <w:rsid w:val="00CD44AA"/>
    <w:rsid w:val="00CE68F9"/>
    <w:rsid w:val="00CF4AAB"/>
    <w:rsid w:val="00CF681A"/>
    <w:rsid w:val="00D117C3"/>
    <w:rsid w:val="00D21325"/>
    <w:rsid w:val="00D25697"/>
    <w:rsid w:val="00D30279"/>
    <w:rsid w:val="00D36757"/>
    <w:rsid w:val="00D45EFE"/>
    <w:rsid w:val="00D4666D"/>
    <w:rsid w:val="00D51B36"/>
    <w:rsid w:val="00D57696"/>
    <w:rsid w:val="00D605A4"/>
    <w:rsid w:val="00D624D9"/>
    <w:rsid w:val="00D70CF1"/>
    <w:rsid w:val="00D72735"/>
    <w:rsid w:val="00D72BA4"/>
    <w:rsid w:val="00D758D0"/>
    <w:rsid w:val="00D760F1"/>
    <w:rsid w:val="00D8579D"/>
    <w:rsid w:val="00D85C6D"/>
    <w:rsid w:val="00D92DAB"/>
    <w:rsid w:val="00D95FFB"/>
    <w:rsid w:val="00DB3EB0"/>
    <w:rsid w:val="00DB575D"/>
    <w:rsid w:val="00DB62DF"/>
    <w:rsid w:val="00DC21FF"/>
    <w:rsid w:val="00DC7463"/>
    <w:rsid w:val="00DD0168"/>
    <w:rsid w:val="00DD0280"/>
    <w:rsid w:val="00DD3BE9"/>
    <w:rsid w:val="00DE43A6"/>
    <w:rsid w:val="00DE600C"/>
    <w:rsid w:val="00DF15BA"/>
    <w:rsid w:val="00DF30C0"/>
    <w:rsid w:val="00DF3719"/>
    <w:rsid w:val="00DF3E64"/>
    <w:rsid w:val="00DF607C"/>
    <w:rsid w:val="00E014A3"/>
    <w:rsid w:val="00E0466A"/>
    <w:rsid w:val="00E04FC6"/>
    <w:rsid w:val="00E07FB0"/>
    <w:rsid w:val="00E11119"/>
    <w:rsid w:val="00E24EF9"/>
    <w:rsid w:val="00E25B59"/>
    <w:rsid w:val="00E4183F"/>
    <w:rsid w:val="00E47CDB"/>
    <w:rsid w:val="00E5564D"/>
    <w:rsid w:val="00E6594B"/>
    <w:rsid w:val="00E65C7D"/>
    <w:rsid w:val="00E74F93"/>
    <w:rsid w:val="00E81566"/>
    <w:rsid w:val="00E834C7"/>
    <w:rsid w:val="00E86874"/>
    <w:rsid w:val="00E8754D"/>
    <w:rsid w:val="00E87666"/>
    <w:rsid w:val="00EA0472"/>
    <w:rsid w:val="00EA49F3"/>
    <w:rsid w:val="00EB4653"/>
    <w:rsid w:val="00EB4F30"/>
    <w:rsid w:val="00EB65A2"/>
    <w:rsid w:val="00EC26EC"/>
    <w:rsid w:val="00EC3D44"/>
    <w:rsid w:val="00ED1530"/>
    <w:rsid w:val="00ED390E"/>
    <w:rsid w:val="00F00FBC"/>
    <w:rsid w:val="00F01378"/>
    <w:rsid w:val="00F01CB4"/>
    <w:rsid w:val="00F336A8"/>
    <w:rsid w:val="00F33FE7"/>
    <w:rsid w:val="00F3429E"/>
    <w:rsid w:val="00F422EB"/>
    <w:rsid w:val="00F436D9"/>
    <w:rsid w:val="00F449B1"/>
    <w:rsid w:val="00F75645"/>
    <w:rsid w:val="00F808E3"/>
    <w:rsid w:val="00F93DEB"/>
    <w:rsid w:val="00F944B9"/>
    <w:rsid w:val="00FA4C51"/>
    <w:rsid w:val="00FB08DE"/>
    <w:rsid w:val="00FB3D32"/>
    <w:rsid w:val="00FB54AC"/>
    <w:rsid w:val="00FC04BB"/>
    <w:rsid w:val="00FE424B"/>
    <w:rsid w:val="00FE5C67"/>
    <w:rsid w:val="00FF0D02"/>
    <w:rsid w:val="00FF2227"/>
    <w:rsid w:val="00FF304C"/>
    <w:rsid w:val="00FF5B81"/>
    <w:rsid w:val="78324CD1"/>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59EE5B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1"/>
    <w:next w:val="Normal1"/>
    <w:link w:val="Heading1Char"/>
    <w:pPr>
      <w:keepNext/>
      <w:keepLines/>
      <w:spacing w:before="400" w:after="120"/>
      <w:contextualSpacing/>
      <w:outlineLvl w:val="0"/>
    </w:pPr>
    <w:rPr>
      <w:sz w:val="40"/>
      <w:szCs w:val="40"/>
    </w:rPr>
  </w:style>
  <w:style w:type="paragraph" w:styleId="Heading2">
    <w:name w:val="heading 2"/>
    <w:basedOn w:val="Normal1"/>
    <w:next w:val="Normal1"/>
    <w:link w:val="Heading2Char"/>
    <w:pPr>
      <w:keepNext/>
      <w:keepLines/>
      <w:spacing w:before="360" w:after="120"/>
      <w:contextualSpacing/>
      <w:outlineLvl w:val="1"/>
    </w:pPr>
    <w:rPr>
      <w:sz w:val="32"/>
      <w:szCs w:val="32"/>
    </w:rPr>
  </w:style>
  <w:style w:type="paragraph" w:styleId="Heading3">
    <w:name w:val="heading 3"/>
    <w:basedOn w:val="Normal1"/>
    <w:next w:val="Normal1"/>
    <w:pPr>
      <w:keepNext/>
      <w:keepLines/>
      <w:spacing w:before="320" w:after="80"/>
      <w:contextualSpacing/>
      <w:outlineLvl w:val="2"/>
    </w:pPr>
    <w:rPr>
      <w:color w:val="434343"/>
      <w:sz w:val="28"/>
      <w:szCs w:val="28"/>
    </w:rPr>
  </w:style>
  <w:style w:type="paragraph" w:styleId="Heading4">
    <w:name w:val="heading 4"/>
    <w:basedOn w:val="Normal1"/>
    <w:next w:val="Normal1"/>
    <w:pPr>
      <w:keepNext/>
      <w:keepLines/>
      <w:spacing w:before="280" w:after="80"/>
      <w:contextualSpacing/>
      <w:outlineLvl w:val="3"/>
    </w:pPr>
    <w:rPr>
      <w:color w:val="666666"/>
      <w:sz w:val="24"/>
      <w:szCs w:val="24"/>
    </w:rPr>
  </w:style>
  <w:style w:type="paragraph" w:styleId="Heading5">
    <w:name w:val="heading 5"/>
    <w:basedOn w:val="Normal1"/>
    <w:next w:val="Normal1"/>
    <w:pPr>
      <w:keepNext/>
      <w:keepLines/>
      <w:spacing w:before="240" w:after="80"/>
      <w:contextualSpacing/>
      <w:outlineLvl w:val="4"/>
    </w:pPr>
    <w:rPr>
      <w:color w:val="666666"/>
    </w:rPr>
  </w:style>
  <w:style w:type="paragraph" w:styleId="Heading6">
    <w:name w:val="heading 6"/>
    <w:basedOn w:val="Normal1"/>
    <w:next w:val="Normal1"/>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contextualSpacing/>
    </w:pPr>
    <w:rPr>
      <w:sz w:val="52"/>
      <w:szCs w:val="52"/>
    </w:rPr>
  </w:style>
  <w:style w:type="paragraph" w:styleId="Subtitle">
    <w:name w:val="Subtitle"/>
    <w:basedOn w:val="Normal1"/>
    <w:next w:val="Normal1"/>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EC3D44"/>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EC3D44"/>
    <w:rPr>
      <w:rFonts w:ascii="Lucida Grande" w:hAnsi="Lucida Grande"/>
      <w:sz w:val="18"/>
      <w:szCs w:val="18"/>
    </w:rPr>
  </w:style>
  <w:style w:type="table" w:styleId="TableGrid">
    <w:name w:val="Table Grid"/>
    <w:basedOn w:val="TableNormal"/>
    <w:uiPriority w:val="39"/>
    <w:rsid w:val="00AC12EF"/>
    <w:pPr>
      <w:spacing w:line="240" w:lineRule="auto"/>
    </w:pPr>
    <w:rPr>
      <w:rFonts w:asciiTheme="minorHAnsi" w:eastAsiaTheme="minorEastAsia" w:hAnsiTheme="minorHAnsi" w:cstheme="minorBidi"/>
      <w:color w:val="auto"/>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AC12EF"/>
    <w:rPr>
      <w:sz w:val="40"/>
      <w:szCs w:val="40"/>
    </w:rPr>
  </w:style>
  <w:style w:type="character" w:customStyle="1" w:styleId="Heading2Char">
    <w:name w:val="Heading 2 Char"/>
    <w:basedOn w:val="DefaultParagraphFont"/>
    <w:link w:val="Heading2"/>
    <w:rsid w:val="00AC12EF"/>
    <w:rPr>
      <w:sz w:val="32"/>
      <w:szCs w:val="32"/>
    </w:rPr>
  </w:style>
  <w:style w:type="paragraph" w:styleId="NormalWeb">
    <w:name w:val="Normal (Web)"/>
    <w:basedOn w:val="Normal"/>
    <w:uiPriority w:val="99"/>
    <w:semiHidden/>
    <w:unhideWhenUsed/>
    <w:rsid w:val="009C0903"/>
    <w:pPr>
      <w:spacing w:before="100" w:beforeAutospacing="1" w:after="100" w:afterAutospacing="1" w:line="240" w:lineRule="auto"/>
    </w:pPr>
    <w:rPr>
      <w:rFonts w:ascii="Times" w:hAnsi="Times" w:cs="Times New Roman"/>
      <w:color w:val="auto"/>
      <w:sz w:val="20"/>
      <w:szCs w:val="20"/>
    </w:rPr>
  </w:style>
  <w:style w:type="paragraph" w:styleId="Caption">
    <w:name w:val="caption"/>
    <w:basedOn w:val="Normal"/>
    <w:next w:val="Normal"/>
    <w:uiPriority w:val="35"/>
    <w:unhideWhenUsed/>
    <w:qFormat/>
    <w:rsid w:val="008E36EA"/>
    <w:pPr>
      <w:spacing w:line="240" w:lineRule="auto"/>
    </w:pPr>
    <w:rPr>
      <w:rFonts w:ascii="Times New Roman" w:eastAsia="Times New Roman" w:hAnsi="Times New Roman" w:cs="Times New Roman"/>
      <w:b/>
      <w:bCs/>
      <w:color w:val="auto"/>
      <w:sz w:val="20"/>
      <w:szCs w:val="20"/>
    </w:rPr>
  </w:style>
  <w:style w:type="paragraph" w:styleId="Footer">
    <w:name w:val="footer"/>
    <w:basedOn w:val="Normal"/>
    <w:link w:val="FooterChar"/>
    <w:uiPriority w:val="99"/>
    <w:unhideWhenUsed/>
    <w:rsid w:val="000C53DB"/>
    <w:pPr>
      <w:tabs>
        <w:tab w:val="center" w:pos="4320"/>
        <w:tab w:val="right" w:pos="8640"/>
      </w:tabs>
      <w:spacing w:line="240" w:lineRule="auto"/>
    </w:pPr>
  </w:style>
  <w:style w:type="character" w:customStyle="1" w:styleId="FooterChar">
    <w:name w:val="Footer Char"/>
    <w:basedOn w:val="DefaultParagraphFont"/>
    <w:link w:val="Footer"/>
    <w:uiPriority w:val="99"/>
    <w:rsid w:val="000C53DB"/>
  </w:style>
  <w:style w:type="character" w:styleId="PageNumber">
    <w:name w:val="page number"/>
    <w:basedOn w:val="DefaultParagraphFont"/>
    <w:uiPriority w:val="99"/>
    <w:semiHidden/>
    <w:unhideWhenUsed/>
    <w:rsid w:val="000C53DB"/>
  </w:style>
  <w:style w:type="character" w:styleId="CommentReference">
    <w:name w:val="annotation reference"/>
    <w:basedOn w:val="DefaultParagraphFont"/>
    <w:uiPriority w:val="99"/>
    <w:semiHidden/>
    <w:unhideWhenUsed/>
    <w:rsid w:val="00A243AC"/>
    <w:rPr>
      <w:sz w:val="16"/>
      <w:szCs w:val="16"/>
    </w:rPr>
  </w:style>
  <w:style w:type="paragraph" w:styleId="CommentText">
    <w:name w:val="annotation text"/>
    <w:basedOn w:val="Normal"/>
    <w:link w:val="CommentTextChar"/>
    <w:uiPriority w:val="99"/>
    <w:semiHidden/>
    <w:unhideWhenUsed/>
    <w:rsid w:val="00A243AC"/>
    <w:pPr>
      <w:spacing w:line="240" w:lineRule="auto"/>
    </w:pPr>
    <w:rPr>
      <w:sz w:val="20"/>
      <w:szCs w:val="20"/>
    </w:rPr>
  </w:style>
  <w:style w:type="character" w:customStyle="1" w:styleId="CommentTextChar">
    <w:name w:val="Comment Text Char"/>
    <w:basedOn w:val="DefaultParagraphFont"/>
    <w:link w:val="CommentText"/>
    <w:uiPriority w:val="99"/>
    <w:semiHidden/>
    <w:rsid w:val="00A243AC"/>
    <w:rPr>
      <w:sz w:val="20"/>
      <w:szCs w:val="20"/>
    </w:rPr>
  </w:style>
  <w:style w:type="paragraph" w:styleId="CommentSubject">
    <w:name w:val="annotation subject"/>
    <w:basedOn w:val="CommentText"/>
    <w:next w:val="CommentText"/>
    <w:link w:val="CommentSubjectChar"/>
    <w:uiPriority w:val="99"/>
    <w:semiHidden/>
    <w:unhideWhenUsed/>
    <w:rsid w:val="00A243AC"/>
    <w:rPr>
      <w:b/>
      <w:bCs/>
    </w:rPr>
  </w:style>
  <w:style w:type="character" w:customStyle="1" w:styleId="CommentSubjectChar">
    <w:name w:val="Comment Subject Char"/>
    <w:basedOn w:val="CommentTextChar"/>
    <w:link w:val="CommentSubject"/>
    <w:uiPriority w:val="99"/>
    <w:semiHidden/>
    <w:rsid w:val="00A243AC"/>
    <w:rPr>
      <w:b/>
      <w:bCs/>
      <w:sz w:val="20"/>
      <w:szCs w:val="20"/>
    </w:rPr>
  </w:style>
  <w:style w:type="character" w:styleId="Hyperlink">
    <w:name w:val="Hyperlink"/>
    <w:basedOn w:val="DefaultParagraphFont"/>
    <w:uiPriority w:val="99"/>
    <w:unhideWhenUsed/>
    <w:rsid w:val="0057107C"/>
    <w:rPr>
      <w:color w:val="0000FF" w:themeColor="hyperlink"/>
      <w:u w:val="single"/>
    </w:rPr>
  </w:style>
  <w:style w:type="paragraph" w:customStyle="1" w:styleId="EndNoteBibliographyTitle">
    <w:name w:val="EndNote Bibliography Title"/>
    <w:basedOn w:val="Normal"/>
    <w:rsid w:val="009663A4"/>
    <w:pPr>
      <w:jc w:val="center"/>
    </w:pPr>
  </w:style>
  <w:style w:type="paragraph" w:customStyle="1" w:styleId="EndNoteBibliography">
    <w:name w:val="EndNote Bibliography"/>
    <w:basedOn w:val="Normal"/>
    <w:rsid w:val="009663A4"/>
    <w:pPr>
      <w:spacing w:line="240" w:lineRule="auto"/>
      <w:jc w:val="both"/>
    </w:pPr>
  </w:style>
  <w:style w:type="paragraph" w:customStyle="1" w:styleId="Normal2">
    <w:name w:val="Normal2"/>
    <w:rsid w:val="00141576"/>
  </w:style>
  <w:style w:type="paragraph" w:styleId="Revision">
    <w:name w:val="Revision"/>
    <w:hidden/>
    <w:uiPriority w:val="99"/>
    <w:semiHidden/>
    <w:rsid w:val="00541510"/>
    <w:pPr>
      <w:spacing w:line="240" w:lineRule="auto"/>
    </w:pPr>
  </w:style>
  <w:style w:type="character" w:styleId="PlaceholderText">
    <w:name w:val="Placeholder Text"/>
    <w:basedOn w:val="DefaultParagraphFont"/>
    <w:uiPriority w:val="99"/>
    <w:semiHidden/>
    <w:rsid w:val="00492E1E"/>
    <w:rPr>
      <w:color w:val="808080"/>
    </w:rPr>
  </w:style>
  <w:style w:type="character" w:styleId="Emphasis">
    <w:name w:val="Emphasis"/>
    <w:basedOn w:val="DefaultParagraphFont"/>
    <w:uiPriority w:val="20"/>
    <w:qFormat/>
    <w:rsid w:val="00E6594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266474">
      <w:bodyDiv w:val="1"/>
      <w:marLeft w:val="0"/>
      <w:marRight w:val="0"/>
      <w:marTop w:val="0"/>
      <w:marBottom w:val="0"/>
      <w:divBdr>
        <w:top w:val="none" w:sz="0" w:space="0" w:color="auto"/>
        <w:left w:val="none" w:sz="0" w:space="0" w:color="auto"/>
        <w:bottom w:val="none" w:sz="0" w:space="0" w:color="auto"/>
        <w:right w:val="none" w:sz="0" w:space="0" w:color="auto"/>
      </w:divBdr>
    </w:div>
    <w:div w:id="100538747">
      <w:bodyDiv w:val="1"/>
      <w:marLeft w:val="0"/>
      <w:marRight w:val="0"/>
      <w:marTop w:val="0"/>
      <w:marBottom w:val="0"/>
      <w:divBdr>
        <w:top w:val="none" w:sz="0" w:space="0" w:color="auto"/>
        <w:left w:val="none" w:sz="0" w:space="0" w:color="auto"/>
        <w:bottom w:val="none" w:sz="0" w:space="0" w:color="auto"/>
        <w:right w:val="none" w:sz="0" w:space="0" w:color="auto"/>
      </w:divBdr>
    </w:div>
    <w:div w:id="109978314">
      <w:bodyDiv w:val="1"/>
      <w:marLeft w:val="0"/>
      <w:marRight w:val="0"/>
      <w:marTop w:val="0"/>
      <w:marBottom w:val="0"/>
      <w:divBdr>
        <w:top w:val="none" w:sz="0" w:space="0" w:color="auto"/>
        <w:left w:val="none" w:sz="0" w:space="0" w:color="auto"/>
        <w:bottom w:val="none" w:sz="0" w:space="0" w:color="auto"/>
        <w:right w:val="none" w:sz="0" w:space="0" w:color="auto"/>
      </w:divBdr>
    </w:div>
    <w:div w:id="124592615">
      <w:bodyDiv w:val="1"/>
      <w:marLeft w:val="0"/>
      <w:marRight w:val="0"/>
      <w:marTop w:val="0"/>
      <w:marBottom w:val="0"/>
      <w:divBdr>
        <w:top w:val="none" w:sz="0" w:space="0" w:color="auto"/>
        <w:left w:val="none" w:sz="0" w:space="0" w:color="auto"/>
        <w:bottom w:val="none" w:sz="0" w:space="0" w:color="auto"/>
        <w:right w:val="none" w:sz="0" w:space="0" w:color="auto"/>
      </w:divBdr>
    </w:div>
    <w:div w:id="181287951">
      <w:bodyDiv w:val="1"/>
      <w:marLeft w:val="0"/>
      <w:marRight w:val="0"/>
      <w:marTop w:val="0"/>
      <w:marBottom w:val="0"/>
      <w:divBdr>
        <w:top w:val="none" w:sz="0" w:space="0" w:color="auto"/>
        <w:left w:val="none" w:sz="0" w:space="0" w:color="auto"/>
        <w:bottom w:val="none" w:sz="0" w:space="0" w:color="auto"/>
        <w:right w:val="none" w:sz="0" w:space="0" w:color="auto"/>
      </w:divBdr>
    </w:div>
    <w:div w:id="207688729">
      <w:bodyDiv w:val="1"/>
      <w:marLeft w:val="0"/>
      <w:marRight w:val="0"/>
      <w:marTop w:val="0"/>
      <w:marBottom w:val="0"/>
      <w:divBdr>
        <w:top w:val="none" w:sz="0" w:space="0" w:color="auto"/>
        <w:left w:val="none" w:sz="0" w:space="0" w:color="auto"/>
        <w:bottom w:val="none" w:sz="0" w:space="0" w:color="auto"/>
        <w:right w:val="none" w:sz="0" w:space="0" w:color="auto"/>
      </w:divBdr>
    </w:div>
    <w:div w:id="330790040">
      <w:bodyDiv w:val="1"/>
      <w:marLeft w:val="0"/>
      <w:marRight w:val="0"/>
      <w:marTop w:val="0"/>
      <w:marBottom w:val="0"/>
      <w:divBdr>
        <w:top w:val="none" w:sz="0" w:space="0" w:color="auto"/>
        <w:left w:val="none" w:sz="0" w:space="0" w:color="auto"/>
        <w:bottom w:val="none" w:sz="0" w:space="0" w:color="auto"/>
        <w:right w:val="none" w:sz="0" w:space="0" w:color="auto"/>
      </w:divBdr>
    </w:div>
    <w:div w:id="349069292">
      <w:bodyDiv w:val="1"/>
      <w:marLeft w:val="0"/>
      <w:marRight w:val="0"/>
      <w:marTop w:val="0"/>
      <w:marBottom w:val="0"/>
      <w:divBdr>
        <w:top w:val="none" w:sz="0" w:space="0" w:color="auto"/>
        <w:left w:val="none" w:sz="0" w:space="0" w:color="auto"/>
        <w:bottom w:val="none" w:sz="0" w:space="0" w:color="auto"/>
        <w:right w:val="none" w:sz="0" w:space="0" w:color="auto"/>
      </w:divBdr>
    </w:div>
    <w:div w:id="373892709">
      <w:bodyDiv w:val="1"/>
      <w:marLeft w:val="0"/>
      <w:marRight w:val="0"/>
      <w:marTop w:val="0"/>
      <w:marBottom w:val="0"/>
      <w:divBdr>
        <w:top w:val="none" w:sz="0" w:space="0" w:color="auto"/>
        <w:left w:val="none" w:sz="0" w:space="0" w:color="auto"/>
        <w:bottom w:val="none" w:sz="0" w:space="0" w:color="auto"/>
        <w:right w:val="none" w:sz="0" w:space="0" w:color="auto"/>
      </w:divBdr>
      <w:divsChild>
        <w:div w:id="459494708">
          <w:marLeft w:val="0"/>
          <w:marRight w:val="0"/>
          <w:marTop w:val="0"/>
          <w:marBottom w:val="0"/>
          <w:divBdr>
            <w:top w:val="none" w:sz="0" w:space="0" w:color="auto"/>
            <w:left w:val="none" w:sz="0" w:space="0" w:color="auto"/>
            <w:bottom w:val="none" w:sz="0" w:space="0" w:color="auto"/>
            <w:right w:val="none" w:sz="0" w:space="0" w:color="auto"/>
          </w:divBdr>
        </w:div>
        <w:div w:id="1330910948">
          <w:marLeft w:val="0"/>
          <w:marRight w:val="0"/>
          <w:marTop w:val="0"/>
          <w:marBottom w:val="0"/>
          <w:divBdr>
            <w:top w:val="none" w:sz="0" w:space="0" w:color="auto"/>
            <w:left w:val="none" w:sz="0" w:space="0" w:color="auto"/>
            <w:bottom w:val="none" w:sz="0" w:space="0" w:color="auto"/>
            <w:right w:val="none" w:sz="0" w:space="0" w:color="auto"/>
          </w:divBdr>
        </w:div>
        <w:div w:id="905068857">
          <w:marLeft w:val="0"/>
          <w:marRight w:val="0"/>
          <w:marTop w:val="0"/>
          <w:marBottom w:val="0"/>
          <w:divBdr>
            <w:top w:val="none" w:sz="0" w:space="0" w:color="auto"/>
            <w:left w:val="none" w:sz="0" w:space="0" w:color="auto"/>
            <w:bottom w:val="none" w:sz="0" w:space="0" w:color="auto"/>
            <w:right w:val="none" w:sz="0" w:space="0" w:color="auto"/>
          </w:divBdr>
        </w:div>
        <w:div w:id="1436513983">
          <w:marLeft w:val="0"/>
          <w:marRight w:val="0"/>
          <w:marTop w:val="0"/>
          <w:marBottom w:val="0"/>
          <w:divBdr>
            <w:top w:val="none" w:sz="0" w:space="0" w:color="auto"/>
            <w:left w:val="none" w:sz="0" w:space="0" w:color="auto"/>
            <w:bottom w:val="none" w:sz="0" w:space="0" w:color="auto"/>
            <w:right w:val="none" w:sz="0" w:space="0" w:color="auto"/>
          </w:divBdr>
        </w:div>
        <w:div w:id="750930253">
          <w:marLeft w:val="0"/>
          <w:marRight w:val="0"/>
          <w:marTop w:val="0"/>
          <w:marBottom w:val="0"/>
          <w:divBdr>
            <w:top w:val="none" w:sz="0" w:space="0" w:color="auto"/>
            <w:left w:val="none" w:sz="0" w:space="0" w:color="auto"/>
            <w:bottom w:val="none" w:sz="0" w:space="0" w:color="auto"/>
            <w:right w:val="none" w:sz="0" w:space="0" w:color="auto"/>
          </w:divBdr>
        </w:div>
        <w:div w:id="580213378">
          <w:marLeft w:val="0"/>
          <w:marRight w:val="0"/>
          <w:marTop w:val="0"/>
          <w:marBottom w:val="0"/>
          <w:divBdr>
            <w:top w:val="none" w:sz="0" w:space="0" w:color="auto"/>
            <w:left w:val="none" w:sz="0" w:space="0" w:color="auto"/>
            <w:bottom w:val="none" w:sz="0" w:space="0" w:color="auto"/>
            <w:right w:val="none" w:sz="0" w:space="0" w:color="auto"/>
          </w:divBdr>
        </w:div>
        <w:div w:id="1360160946">
          <w:marLeft w:val="0"/>
          <w:marRight w:val="0"/>
          <w:marTop w:val="0"/>
          <w:marBottom w:val="0"/>
          <w:divBdr>
            <w:top w:val="none" w:sz="0" w:space="0" w:color="auto"/>
            <w:left w:val="none" w:sz="0" w:space="0" w:color="auto"/>
            <w:bottom w:val="none" w:sz="0" w:space="0" w:color="auto"/>
            <w:right w:val="none" w:sz="0" w:space="0" w:color="auto"/>
          </w:divBdr>
        </w:div>
        <w:div w:id="551968607">
          <w:marLeft w:val="0"/>
          <w:marRight w:val="0"/>
          <w:marTop w:val="0"/>
          <w:marBottom w:val="0"/>
          <w:divBdr>
            <w:top w:val="none" w:sz="0" w:space="0" w:color="auto"/>
            <w:left w:val="none" w:sz="0" w:space="0" w:color="auto"/>
            <w:bottom w:val="none" w:sz="0" w:space="0" w:color="auto"/>
            <w:right w:val="none" w:sz="0" w:space="0" w:color="auto"/>
          </w:divBdr>
        </w:div>
        <w:div w:id="1403793287">
          <w:marLeft w:val="0"/>
          <w:marRight w:val="0"/>
          <w:marTop w:val="0"/>
          <w:marBottom w:val="0"/>
          <w:divBdr>
            <w:top w:val="none" w:sz="0" w:space="0" w:color="auto"/>
            <w:left w:val="none" w:sz="0" w:space="0" w:color="auto"/>
            <w:bottom w:val="none" w:sz="0" w:space="0" w:color="auto"/>
            <w:right w:val="none" w:sz="0" w:space="0" w:color="auto"/>
          </w:divBdr>
        </w:div>
        <w:div w:id="1852793558">
          <w:marLeft w:val="0"/>
          <w:marRight w:val="0"/>
          <w:marTop w:val="0"/>
          <w:marBottom w:val="0"/>
          <w:divBdr>
            <w:top w:val="none" w:sz="0" w:space="0" w:color="auto"/>
            <w:left w:val="none" w:sz="0" w:space="0" w:color="auto"/>
            <w:bottom w:val="none" w:sz="0" w:space="0" w:color="auto"/>
            <w:right w:val="none" w:sz="0" w:space="0" w:color="auto"/>
          </w:divBdr>
        </w:div>
        <w:div w:id="1455951153">
          <w:marLeft w:val="0"/>
          <w:marRight w:val="0"/>
          <w:marTop w:val="0"/>
          <w:marBottom w:val="0"/>
          <w:divBdr>
            <w:top w:val="none" w:sz="0" w:space="0" w:color="auto"/>
            <w:left w:val="none" w:sz="0" w:space="0" w:color="auto"/>
            <w:bottom w:val="none" w:sz="0" w:space="0" w:color="auto"/>
            <w:right w:val="none" w:sz="0" w:space="0" w:color="auto"/>
          </w:divBdr>
        </w:div>
      </w:divsChild>
    </w:div>
    <w:div w:id="384110803">
      <w:bodyDiv w:val="1"/>
      <w:marLeft w:val="0"/>
      <w:marRight w:val="0"/>
      <w:marTop w:val="0"/>
      <w:marBottom w:val="0"/>
      <w:divBdr>
        <w:top w:val="none" w:sz="0" w:space="0" w:color="auto"/>
        <w:left w:val="none" w:sz="0" w:space="0" w:color="auto"/>
        <w:bottom w:val="none" w:sz="0" w:space="0" w:color="auto"/>
        <w:right w:val="none" w:sz="0" w:space="0" w:color="auto"/>
      </w:divBdr>
    </w:div>
    <w:div w:id="488404900">
      <w:bodyDiv w:val="1"/>
      <w:marLeft w:val="0"/>
      <w:marRight w:val="0"/>
      <w:marTop w:val="0"/>
      <w:marBottom w:val="0"/>
      <w:divBdr>
        <w:top w:val="none" w:sz="0" w:space="0" w:color="auto"/>
        <w:left w:val="none" w:sz="0" w:space="0" w:color="auto"/>
        <w:bottom w:val="none" w:sz="0" w:space="0" w:color="auto"/>
        <w:right w:val="none" w:sz="0" w:space="0" w:color="auto"/>
      </w:divBdr>
    </w:div>
    <w:div w:id="505831141">
      <w:bodyDiv w:val="1"/>
      <w:marLeft w:val="0"/>
      <w:marRight w:val="0"/>
      <w:marTop w:val="0"/>
      <w:marBottom w:val="0"/>
      <w:divBdr>
        <w:top w:val="none" w:sz="0" w:space="0" w:color="auto"/>
        <w:left w:val="none" w:sz="0" w:space="0" w:color="auto"/>
        <w:bottom w:val="none" w:sz="0" w:space="0" w:color="auto"/>
        <w:right w:val="none" w:sz="0" w:space="0" w:color="auto"/>
      </w:divBdr>
    </w:div>
    <w:div w:id="638000377">
      <w:bodyDiv w:val="1"/>
      <w:marLeft w:val="0"/>
      <w:marRight w:val="0"/>
      <w:marTop w:val="0"/>
      <w:marBottom w:val="0"/>
      <w:divBdr>
        <w:top w:val="none" w:sz="0" w:space="0" w:color="auto"/>
        <w:left w:val="none" w:sz="0" w:space="0" w:color="auto"/>
        <w:bottom w:val="none" w:sz="0" w:space="0" w:color="auto"/>
        <w:right w:val="none" w:sz="0" w:space="0" w:color="auto"/>
      </w:divBdr>
    </w:div>
    <w:div w:id="780420010">
      <w:bodyDiv w:val="1"/>
      <w:marLeft w:val="0"/>
      <w:marRight w:val="0"/>
      <w:marTop w:val="0"/>
      <w:marBottom w:val="0"/>
      <w:divBdr>
        <w:top w:val="none" w:sz="0" w:space="0" w:color="auto"/>
        <w:left w:val="none" w:sz="0" w:space="0" w:color="auto"/>
        <w:bottom w:val="none" w:sz="0" w:space="0" w:color="auto"/>
        <w:right w:val="none" w:sz="0" w:space="0" w:color="auto"/>
      </w:divBdr>
    </w:div>
    <w:div w:id="810443783">
      <w:bodyDiv w:val="1"/>
      <w:marLeft w:val="0"/>
      <w:marRight w:val="0"/>
      <w:marTop w:val="0"/>
      <w:marBottom w:val="0"/>
      <w:divBdr>
        <w:top w:val="none" w:sz="0" w:space="0" w:color="auto"/>
        <w:left w:val="none" w:sz="0" w:space="0" w:color="auto"/>
        <w:bottom w:val="none" w:sz="0" w:space="0" w:color="auto"/>
        <w:right w:val="none" w:sz="0" w:space="0" w:color="auto"/>
      </w:divBdr>
    </w:div>
    <w:div w:id="919753213">
      <w:bodyDiv w:val="1"/>
      <w:marLeft w:val="0"/>
      <w:marRight w:val="0"/>
      <w:marTop w:val="0"/>
      <w:marBottom w:val="0"/>
      <w:divBdr>
        <w:top w:val="none" w:sz="0" w:space="0" w:color="auto"/>
        <w:left w:val="none" w:sz="0" w:space="0" w:color="auto"/>
        <w:bottom w:val="none" w:sz="0" w:space="0" w:color="auto"/>
        <w:right w:val="none" w:sz="0" w:space="0" w:color="auto"/>
      </w:divBdr>
    </w:div>
    <w:div w:id="930164427">
      <w:bodyDiv w:val="1"/>
      <w:marLeft w:val="0"/>
      <w:marRight w:val="0"/>
      <w:marTop w:val="0"/>
      <w:marBottom w:val="0"/>
      <w:divBdr>
        <w:top w:val="none" w:sz="0" w:space="0" w:color="auto"/>
        <w:left w:val="none" w:sz="0" w:space="0" w:color="auto"/>
        <w:bottom w:val="none" w:sz="0" w:space="0" w:color="auto"/>
        <w:right w:val="none" w:sz="0" w:space="0" w:color="auto"/>
      </w:divBdr>
    </w:div>
    <w:div w:id="945229957">
      <w:bodyDiv w:val="1"/>
      <w:marLeft w:val="0"/>
      <w:marRight w:val="0"/>
      <w:marTop w:val="0"/>
      <w:marBottom w:val="0"/>
      <w:divBdr>
        <w:top w:val="none" w:sz="0" w:space="0" w:color="auto"/>
        <w:left w:val="none" w:sz="0" w:space="0" w:color="auto"/>
        <w:bottom w:val="none" w:sz="0" w:space="0" w:color="auto"/>
        <w:right w:val="none" w:sz="0" w:space="0" w:color="auto"/>
      </w:divBdr>
    </w:div>
    <w:div w:id="1045299207">
      <w:bodyDiv w:val="1"/>
      <w:marLeft w:val="0"/>
      <w:marRight w:val="0"/>
      <w:marTop w:val="0"/>
      <w:marBottom w:val="0"/>
      <w:divBdr>
        <w:top w:val="none" w:sz="0" w:space="0" w:color="auto"/>
        <w:left w:val="none" w:sz="0" w:space="0" w:color="auto"/>
        <w:bottom w:val="none" w:sz="0" w:space="0" w:color="auto"/>
        <w:right w:val="none" w:sz="0" w:space="0" w:color="auto"/>
      </w:divBdr>
    </w:div>
    <w:div w:id="1116489548">
      <w:bodyDiv w:val="1"/>
      <w:marLeft w:val="0"/>
      <w:marRight w:val="0"/>
      <w:marTop w:val="0"/>
      <w:marBottom w:val="0"/>
      <w:divBdr>
        <w:top w:val="none" w:sz="0" w:space="0" w:color="auto"/>
        <w:left w:val="none" w:sz="0" w:space="0" w:color="auto"/>
        <w:bottom w:val="none" w:sz="0" w:space="0" w:color="auto"/>
        <w:right w:val="none" w:sz="0" w:space="0" w:color="auto"/>
      </w:divBdr>
    </w:div>
    <w:div w:id="1442870469">
      <w:bodyDiv w:val="1"/>
      <w:marLeft w:val="0"/>
      <w:marRight w:val="0"/>
      <w:marTop w:val="0"/>
      <w:marBottom w:val="0"/>
      <w:divBdr>
        <w:top w:val="none" w:sz="0" w:space="0" w:color="auto"/>
        <w:left w:val="none" w:sz="0" w:space="0" w:color="auto"/>
        <w:bottom w:val="none" w:sz="0" w:space="0" w:color="auto"/>
        <w:right w:val="none" w:sz="0" w:space="0" w:color="auto"/>
      </w:divBdr>
    </w:div>
    <w:div w:id="1464812894">
      <w:bodyDiv w:val="1"/>
      <w:marLeft w:val="0"/>
      <w:marRight w:val="0"/>
      <w:marTop w:val="0"/>
      <w:marBottom w:val="0"/>
      <w:divBdr>
        <w:top w:val="none" w:sz="0" w:space="0" w:color="auto"/>
        <w:left w:val="none" w:sz="0" w:space="0" w:color="auto"/>
        <w:bottom w:val="none" w:sz="0" w:space="0" w:color="auto"/>
        <w:right w:val="none" w:sz="0" w:space="0" w:color="auto"/>
      </w:divBdr>
    </w:div>
    <w:div w:id="1644388502">
      <w:bodyDiv w:val="1"/>
      <w:marLeft w:val="0"/>
      <w:marRight w:val="0"/>
      <w:marTop w:val="0"/>
      <w:marBottom w:val="0"/>
      <w:divBdr>
        <w:top w:val="none" w:sz="0" w:space="0" w:color="auto"/>
        <w:left w:val="none" w:sz="0" w:space="0" w:color="auto"/>
        <w:bottom w:val="none" w:sz="0" w:space="0" w:color="auto"/>
        <w:right w:val="none" w:sz="0" w:space="0" w:color="auto"/>
      </w:divBdr>
    </w:div>
    <w:div w:id="1660040227">
      <w:bodyDiv w:val="1"/>
      <w:marLeft w:val="0"/>
      <w:marRight w:val="0"/>
      <w:marTop w:val="0"/>
      <w:marBottom w:val="0"/>
      <w:divBdr>
        <w:top w:val="none" w:sz="0" w:space="0" w:color="auto"/>
        <w:left w:val="none" w:sz="0" w:space="0" w:color="auto"/>
        <w:bottom w:val="none" w:sz="0" w:space="0" w:color="auto"/>
        <w:right w:val="none" w:sz="0" w:space="0" w:color="auto"/>
      </w:divBdr>
    </w:div>
    <w:div w:id="1712412058">
      <w:bodyDiv w:val="1"/>
      <w:marLeft w:val="0"/>
      <w:marRight w:val="0"/>
      <w:marTop w:val="0"/>
      <w:marBottom w:val="0"/>
      <w:divBdr>
        <w:top w:val="none" w:sz="0" w:space="0" w:color="auto"/>
        <w:left w:val="none" w:sz="0" w:space="0" w:color="auto"/>
        <w:bottom w:val="none" w:sz="0" w:space="0" w:color="auto"/>
        <w:right w:val="none" w:sz="0" w:space="0" w:color="auto"/>
      </w:divBdr>
      <w:divsChild>
        <w:div w:id="45227350">
          <w:marLeft w:val="0"/>
          <w:marRight w:val="0"/>
          <w:marTop w:val="0"/>
          <w:marBottom w:val="0"/>
          <w:divBdr>
            <w:top w:val="none" w:sz="0" w:space="0" w:color="auto"/>
            <w:left w:val="none" w:sz="0" w:space="0" w:color="auto"/>
            <w:bottom w:val="none" w:sz="0" w:space="0" w:color="auto"/>
            <w:right w:val="none" w:sz="0" w:space="0" w:color="auto"/>
          </w:divBdr>
        </w:div>
        <w:div w:id="2022734999">
          <w:marLeft w:val="0"/>
          <w:marRight w:val="0"/>
          <w:marTop w:val="0"/>
          <w:marBottom w:val="0"/>
          <w:divBdr>
            <w:top w:val="none" w:sz="0" w:space="0" w:color="auto"/>
            <w:left w:val="none" w:sz="0" w:space="0" w:color="auto"/>
            <w:bottom w:val="none" w:sz="0" w:space="0" w:color="auto"/>
            <w:right w:val="none" w:sz="0" w:space="0" w:color="auto"/>
          </w:divBdr>
        </w:div>
      </w:divsChild>
    </w:div>
    <w:div w:id="1797947090">
      <w:bodyDiv w:val="1"/>
      <w:marLeft w:val="0"/>
      <w:marRight w:val="0"/>
      <w:marTop w:val="0"/>
      <w:marBottom w:val="0"/>
      <w:divBdr>
        <w:top w:val="none" w:sz="0" w:space="0" w:color="auto"/>
        <w:left w:val="none" w:sz="0" w:space="0" w:color="auto"/>
        <w:bottom w:val="none" w:sz="0" w:space="0" w:color="auto"/>
        <w:right w:val="none" w:sz="0" w:space="0" w:color="auto"/>
      </w:divBdr>
    </w:div>
    <w:div w:id="2042321519">
      <w:bodyDiv w:val="1"/>
      <w:marLeft w:val="0"/>
      <w:marRight w:val="0"/>
      <w:marTop w:val="0"/>
      <w:marBottom w:val="0"/>
      <w:divBdr>
        <w:top w:val="none" w:sz="0" w:space="0" w:color="auto"/>
        <w:left w:val="none" w:sz="0" w:space="0" w:color="auto"/>
        <w:bottom w:val="none" w:sz="0" w:space="0" w:color="auto"/>
        <w:right w:val="none" w:sz="0" w:space="0" w:color="auto"/>
      </w:divBdr>
    </w:div>
    <w:div w:id="2056151459">
      <w:bodyDiv w:val="1"/>
      <w:marLeft w:val="0"/>
      <w:marRight w:val="0"/>
      <w:marTop w:val="0"/>
      <w:marBottom w:val="0"/>
      <w:divBdr>
        <w:top w:val="none" w:sz="0" w:space="0" w:color="auto"/>
        <w:left w:val="none" w:sz="0" w:space="0" w:color="auto"/>
        <w:bottom w:val="none" w:sz="0" w:space="0" w:color="auto"/>
        <w:right w:val="none" w:sz="0" w:space="0" w:color="auto"/>
      </w:divBdr>
    </w:div>
    <w:div w:id="2070420308">
      <w:bodyDiv w:val="1"/>
      <w:marLeft w:val="0"/>
      <w:marRight w:val="0"/>
      <w:marTop w:val="0"/>
      <w:marBottom w:val="0"/>
      <w:divBdr>
        <w:top w:val="none" w:sz="0" w:space="0" w:color="auto"/>
        <w:left w:val="none" w:sz="0" w:space="0" w:color="auto"/>
        <w:bottom w:val="none" w:sz="0" w:space="0" w:color="auto"/>
        <w:right w:val="none" w:sz="0" w:space="0" w:color="auto"/>
      </w:divBdr>
    </w:div>
    <w:div w:id="20777015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s://github.com/ucsd-ccbb/jupyter-genomics/tree/master/notebooks/crispr" TargetMode="External"/></Relationship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hyperlink" Target="http://github.com/jdstorey/qvalue" TargetMode="Externa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microsoft.com/office/2011/relationships/people" Target="peop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omments" Target="comments.xml"/><Relationship Id="rId8" Type="http://schemas.microsoft.com/office/2011/relationships/commentsExtended" Target="commentsExtended.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458281-3393-F84B-8E0D-9C35BA8B8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7070</Words>
  <Characters>40305</Characters>
  <Application>Microsoft Macintosh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University of California San Diego</Company>
  <LinksUpToDate>false</LinksUpToDate>
  <CharactersWithSpaces>47281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jpshen</dc:creator>
  <cp:lastModifiedBy>Amanda Birmingham</cp:lastModifiedBy>
  <cp:revision>2</cp:revision>
  <cp:lastPrinted>2015-10-22T05:24:00Z</cp:lastPrinted>
  <dcterms:created xsi:type="dcterms:W3CDTF">2017-01-26T17:41:00Z</dcterms:created>
  <dcterms:modified xsi:type="dcterms:W3CDTF">2017-01-26T17:41:00Z</dcterms:modified>
</cp:coreProperties>
</file>